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0C61" w14:textId="1D92EB61" w:rsidR="00CE2C84" w:rsidRPr="00B36584" w:rsidRDefault="00CE2C84" w:rsidP="00B36584">
      <w:p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noProof/>
          <w:sz w:val="24"/>
          <w:szCs w:val="24"/>
        </w:rPr>
        <w:drawing>
          <wp:anchor distT="0" distB="0" distL="114300" distR="114300" simplePos="0" relativeHeight="251658240" behindDoc="0" locked="0" layoutInCell="1" allowOverlap="1" wp14:anchorId="34D98A31" wp14:editId="1921D388">
            <wp:simplePos x="0" y="0"/>
            <wp:positionH relativeFrom="page">
              <wp:align>right</wp:align>
            </wp:positionH>
            <wp:positionV relativeFrom="margin">
              <wp:posOffset>-906780</wp:posOffset>
            </wp:positionV>
            <wp:extent cx="7757160" cy="10092690"/>
            <wp:effectExtent l="0" t="0" r="0" b="3810"/>
            <wp:wrapTopAndBottom/>
            <wp:docPr id="274706017" name="Picture 274706017" descr="A cover of a magazine with build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06017" name="Picture 1" descr="A cover of a magazine with building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757160" cy="10092690"/>
                    </a:xfrm>
                    <a:prstGeom prst="rect">
                      <a:avLst/>
                    </a:prstGeom>
                  </pic:spPr>
                </pic:pic>
              </a:graphicData>
            </a:graphic>
            <wp14:sizeRelH relativeFrom="margin">
              <wp14:pctWidth>0</wp14:pctWidth>
            </wp14:sizeRelH>
            <wp14:sizeRelV relativeFrom="margin">
              <wp14:pctHeight>0</wp14:pctHeight>
            </wp14:sizeRelV>
          </wp:anchor>
        </w:drawing>
      </w:r>
    </w:p>
    <w:p w14:paraId="2952AD99" w14:textId="00715F90" w:rsidR="00CE2C84" w:rsidRPr="00B36584" w:rsidRDefault="00CE2C84" w:rsidP="00B36584">
      <w:pPr>
        <w:spacing w:line="360" w:lineRule="auto"/>
        <w:jc w:val="both"/>
        <w:rPr>
          <w:rFonts w:ascii="Times New Roman" w:eastAsia="Times New Roman" w:hAnsi="Times New Roman" w:cs="Times New Roman"/>
          <w:b/>
          <w:sz w:val="24"/>
          <w:szCs w:val="24"/>
        </w:rPr>
      </w:pPr>
    </w:p>
    <w:p w14:paraId="16BC30A7" w14:textId="4372938A" w:rsidR="002F52D3" w:rsidRPr="00B36584" w:rsidRDefault="002F52D3" w:rsidP="00B36584">
      <w:pPr>
        <w:spacing w:before="60" w:after="60" w:line="360" w:lineRule="auto"/>
        <w:jc w:val="both"/>
        <w:rPr>
          <w:rFonts w:ascii="Times New Roman" w:eastAsia="Times New Roman" w:hAnsi="Times New Roman" w:cs="Times New Roman"/>
          <w:b/>
          <w:sz w:val="24"/>
          <w:szCs w:val="24"/>
        </w:rPr>
      </w:pPr>
    </w:p>
    <w:p w14:paraId="6E05CF53" w14:textId="77777777" w:rsidR="002F52D3" w:rsidRPr="00B36584" w:rsidRDefault="002F52D3" w:rsidP="00B36584">
      <w:pPr>
        <w:spacing w:before="60" w:after="60" w:line="360" w:lineRule="auto"/>
        <w:jc w:val="both"/>
        <w:rPr>
          <w:rFonts w:ascii="Times New Roman" w:eastAsia="Times New Roman" w:hAnsi="Times New Roman" w:cs="Times New Roman"/>
          <w:b/>
          <w:sz w:val="24"/>
          <w:szCs w:val="24"/>
        </w:rPr>
      </w:pPr>
    </w:p>
    <w:p w14:paraId="6FEF956A" w14:textId="77777777" w:rsidR="002F52D3" w:rsidRPr="00B36584" w:rsidRDefault="002F52D3" w:rsidP="00B36584">
      <w:pPr>
        <w:spacing w:before="60" w:after="60" w:line="360" w:lineRule="auto"/>
        <w:jc w:val="both"/>
        <w:rPr>
          <w:rFonts w:ascii="Times New Roman" w:hAnsi="Times New Roman" w:cs="Times New Roman"/>
          <w:b/>
          <w:sz w:val="24"/>
          <w:szCs w:val="24"/>
        </w:rPr>
      </w:pPr>
    </w:p>
    <w:p w14:paraId="554403DC" w14:textId="77777777" w:rsidR="002F52D3" w:rsidRPr="00B36584" w:rsidRDefault="002F52D3" w:rsidP="00B36584">
      <w:pPr>
        <w:spacing w:line="360" w:lineRule="auto"/>
        <w:ind w:firstLine="425"/>
        <w:jc w:val="both"/>
        <w:rPr>
          <w:rFonts w:ascii="Times New Roman" w:hAnsi="Times New Roman" w:cs="Times New Roman"/>
          <w:b/>
          <w:sz w:val="24"/>
          <w:szCs w:val="24"/>
        </w:rPr>
      </w:pPr>
    </w:p>
    <w:p w14:paraId="2D54EE9B" w14:textId="5D644ED2" w:rsidR="002F52D3" w:rsidRPr="00B36584" w:rsidRDefault="00DE0C8F" w:rsidP="00B36584">
      <w:pPr>
        <w:spacing w:before="60" w:after="60" w:line="360" w:lineRule="auto"/>
        <w:jc w:val="center"/>
        <w:rPr>
          <w:rFonts w:ascii="Times New Roman" w:eastAsia="Times New Roman" w:hAnsi="Times New Roman" w:cs="Times New Roman"/>
          <w:b/>
          <w:sz w:val="28"/>
          <w:szCs w:val="28"/>
        </w:rPr>
      </w:pPr>
      <w:r w:rsidRPr="00B36584">
        <w:rPr>
          <w:rFonts w:ascii="Times New Roman" w:eastAsia="Times New Roman" w:hAnsi="Times New Roman" w:cs="Times New Roman"/>
          <w:b/>
          <w:sz w:val="28"/>
          <w:szCs w:val="28"/>
        </w:rPr>
        <w:t xml:space="preserve">Effect of Macro-economic Indicators and Financial Information on companies’ </w:t>
      </w:r>
      <w:r w:rsidR="0066679A" w:rsidRPr="00B36584">
        <w:rPr>
          <w:rFonts w:ascii="Times New Roman" w:eastAsia="Times New Roman" w:hAnsi="Times New Roman" w:cs="Times New Roman"/>
          <w:b/>
          <w:sz w:val="28"/>
          <w:szCs w:val="28"/>
        </w:rPr>
        <w:t>SP</w:t>
      </w:r>
      <w:r w:rsidRPr="00B36584">
        <w:rPr>
          <w:rFonts w:ascii="Times New Roman" w:eastAsia="Times New Roman" w:hAnsi="Times New Roman" w:cs="Times New Roman"/>
          <w:b/>
          <w:sz w:val="28"/>
          <w:szCs w:val="28"/>
        </w:rPr>
        <w:t xml:space="preserve"> in Vietnam stock market: Panel Data Analysis from 2012-2022</w:t>
      </w:r>
    </w:p>
    <w:p w14:paraId="51DA0166" w14:textId="25498CCF" w:rsidR="00F625B9" w:rsidRPr="00B36584" w:rsidRDefault="00E15BBA" w:rsidP="00B36584">
      <w:pPr>
        <w:spacing w:before="60" w:after="60" w:line="360" w:lineRule="auto"/>
        <w:jc w:val="center"/>
        <w:rPr>
          <w:rFonts w:ascii="Times New Roman" w:eastAsia="Times New Roman" w:hAnsi="Times New Roman" w:cs="Times New Roman"/>
          <w:b/>
          <w:sz w:val="28"/>
          <w:szCs w:val="28"/>
        </w:rPr>
      </w:pPr>
      <w:r w:rsidRPr="00B36584">
        <w:rPr>
          <w:rFonts w:ascii="Times New Roman" w:eastAsia="Times New Roman" w:hAnsi="Times New Roman" w:cs="Times New Roman"/>
          <w:b/>
          <w:sz w:val="28"/>
          <w:szCs w:val="28"/>
        </w:rPr>
        <w:t>Anh Khoi Nguyen,</w:t>
      </w:r>
      <w:r w:rsidR="00E24020" w:rsidRPr="00E24020">
        <w:rPr>
          <w:rFonts w:ascii="Times New Roman" w:eastAsia="Times New Roman" w:hAnsi="Times New Roman" w:cs="Times New Roman"/>
          <w:b/>
          <w:bCs/>
          <w:sz w:val="28"/>
          <w:szCs w:val="28"/>
        </w:rPr>
        <w:t xml:space="preserve"> </w:t>
      </w:r>
      <w:r w:rsidR="00E24020" w:rsidRPr="00B36584">
        <w:rPr>
          <w:rFonts w:ascii="Times New Roman" w:eastAsia="Times New Roman" w:hAnsi="Times New Roman" w:cs="Times New Roman"/>
          <w:b/>
          <w:bCs/>
          <w:sz w:val="28"/>
          <w:szCs w:val="28"/>
        </w:rPr>
        <w:t>Hoang</w:t>
      </w:r>
      <w:r w:rsidR="00E24020" w:rsidRPr="00B36584">
        <w:rPr>
          <w:rFonts w:ascii="Times New Roman" w:eastAsia="Times New Roman" w:hAnsi="Times New Roman" w:cs="Times New Roman"/>
          <w:b/>
          <w:sz w:val="28"/>
          <w:szCs w:val="28"/>
        </w:rPr>
        <w:t xml:space="preserve"> Ngoc Anh </w:t>
      </w:r>
      <w:r w:rsidR="00E24020" w:rsidRPr="00B36584">
        <w:rPr>
          <w:rFonts w:ascii="Times New Roman" w:eastAsia="Times New Roman" w:hAnsi="Times New Roman" w:cs="Times New Roman"/>
          <w:b/>
          <w:bCs/>
          <w:sz w:val="28"/>
          <w:szCs w:val="28"/>
        </w:rPr>
        <w:t>Bui</w:t>
      </w:r>
      <w:r w:rsidR="00E24020">
        <w:rPr>
          <w:rFonts w:ascii="Times New Roman" w:eastAsia="Times New Roman" w:hAnsi="Times New Roman" w:cs="Times New Roman"/>
          <w:b/>
          <w:sz w:val="28"/>
          <w:szCs w:val="28"/>
        </w:rPr>
        <w:t>,</w:t>
      </w:r>
      <w:r w:rsidRPr="00B36584">
        <w:rPr>
          <w:rFonts w:ascii="Times New Roman" w:eastAsia="Times New Roman" w:hAnsi="Times New Roman" w:cs="Times New Roman"/>
          <w:b/>
          <w:sz w:val="28"/>
          <w:szCs w:val="28"/>
        </w:rPr>
        <w:t xml:space="preserve"> Pham Bao Nhi Luc, </w:t>
      </w:r>
    </w:p>
    <w:p w14:paraId="55FBBF69" w14:textId="70C3D50F" w:rsidR="00E15BBA" w:rsidRPr="00B36584" w:rsidRDefault="00E24020" w:rsidP="00E24020">
      <w:pPr>
        <w:spacing w:before="60" w:after="60" w:line="360" w:lineRule="auto"/>
        <w:jc w:val="center"/>
        <w:rPr>
          <w:rFonts w:ascii="Times New Roman" w:eastAsia="Times New Roman" w:hAnsi="Times New Roman" w:cs="Times New Roman"/>
          <w:b/>
          <w:sz w:val="28"/>
          <w:szCs w:val="28"/>
        </w:rPr>
      </w:pPr>
      <w:r w:rsidRPr="00B36584">
        <w:rPr>
          <w:rFonts w:ascii="Times New Roman" w:eastAsia="Times New Roman" w:hAnsi="Times New Roman" w:cs="Times New Roman"/>
          <w:b/>
          <w:sz w:val="28"/>
          <w:szCs w:val="28"/>
        </w:rPr>
        <w:t xml:space="preserve">Le Anh Quan Dao, </w:t>
      </w:r>
      <w:r w:rsidR="00E15BBA" w:rsidRPr="00B36584">
        <w:rPr>
          <w:rFonts w:ascii="Times New Roman" w:eastAsia="Times New Roman" w:hAnsi="Times New Roman" w:cs="Times New Roman"/>
          <w:b/>
          <w:sz w:val="28"/>
          <w:szCs w:val="28"/>
        </w:rPr>
        <w:t>Pham Van Anh Ngo</w:t>
      </w:r>
    </w:p>
    <w:p w14:paraId="2E52886D" w14:textId="77777777" w:rsidR="002F52D3" w:rsidRPr="00B36584" w:rsidRDefault="002F52D3" w:rsidP="00B36584">
      <w:pPr>
        <w:spacing w:line="360" w:lineRule="auto"/>
        <w:ind w:firstLine="425"/>
        <w:jc w:val="center"/>
        <w:rPr>
          <w:rFonts w:ascii="Times New Roman" w:hAnsi="Times New Roman" w:cs="Times New Roman"/>
          <w:b/>
          <w:bCs/>
          <w:sz w:val="24"/>
          <w:szCs w:val="24"/>
        </w:rPr>
      </w:pPr>
    </w:p>
    <w:p w14:paraId="50717704" w14:textId="337488A9" w:rsidR="0D41D7A6" w:rsidRPr="00B36584" w:rsidRDefault="0D41D7A6" w:rsidP="00B36584">
      <w:pPr>
        <w:spacing w:line="360" w:lineRule="auto"/>
        <w:ind w:firstLine="425"/>
        <w:jc w:val="center"/>
        <w:rPr>
          <w:rFonts w:ascii="Times New Roman" w:hAnsi="Times New Roman" w:cs="Times New Roman"/>
          <w:b/>
          <w:bCs/>
          <w:sz w:val="24"/>
          <w:szCs w:val="24"/>
        </w:rPr>
      </w:pPr>
    </w:p>
    <w:p w14:paraId="18AB96BC" w14:textId="77777777" w:rsidR="00F625B9" w:rsidRPr="00B36584" w:rsidRDefault="00F625B9" w:rsidP="00B36584">
      <w:pPr>
        <w:spacing w:line="360" w:lineRule="auto"/>
        <w:ind w:firstLine="425"/>
        <w:jc w:val="center"/>
        <w:rPr>
          <w:rFonts w:ascii="Times New Roman" w:hAnsi="Times New Roman" w:cs="Times New Roman"/>
          <w:b/>
          <w:bCs/>
          <w:sz w:val="24"/>
          <w:szCs w:val="24"/>
        </w:rPr>
      </w:pPr>
    </w:p>
    <w:p w14:paraId="2F488874" w14:textId="1BCA1A33" w:rsidR="002F52D3" w:rsidRPr="00B36584" w:rsidRDefault="00DE0C8F" w:rsidP="00B36584">
      <w:pPr>
        <w:spacing w:line="360" w:lineRule="auto"/>
        <w:ind w:firstLine="425"/>
        <w:jc w:val="center"/>
        <w:rPr>
          <w:rFonts w:ascii="Times New Roman" w:hAnsi="Times New Roman" w:cs="Times New Roman"/>
          <w:sz w:val="24"/>
          <w:szCs w:val="24"/>
        </w:rPr>
      </w:pPr>
      <w:r w:rsidRPr="00B36584">
        <w:rPr>
          <w:rFonts w:ascii="Times New Roman" w:hAnsi="Times New Roman" w:cs="Times New Roman"/>
          <w:sz w:val="24"/>
          <w:szCs w:val="24"/>
        </w:rPr>
        <w:t>Group 5</w:t>
      </w:r>
    </w:p>
    <w:p w14:paraId="0CA78F3A" w14:textId="77777777" w:rsidR="002F52D3" w:rsidRPr="00B36584" w:rsidRDefault="002F52D3" w:rsidP="00B36584">
      <w:pPr>
        <w:spacing w:line="360" w:lineRule="auto"/>
        <w:ind w:firstLine="425"/>
        <w:jc w:val="center"/>
        <w:rPr>
          <w:rFonts w:ascii="Times New Roman" w:hAnsi="Times New Roman" w:cs="Times New Roman"/>
          <w:sz w:val="24"/>
          <w:szCs w:val="24"/>
        </w:rPr>
      </w:pPr>
    </w:p>
    <w:p w14:paraId="132E69AF" w14:textId="335BCD9A" w:rsidR="002F52D3" w:rsidRPr="00B36584" w:rsidRDefault="00DE0C8F" w:rsidP="00B36584">
      <w:pPr>
        <w:pStyle w:val="Heading8"/>
      </w:pPr>
      <w:bookmarkStart w:id="0" w:name="_Toc152356667"/>
      <w:r w:rsidRPr="00B36584">
        <w:t>Western Sydney University</w:t>
      </w:r>
      <w:bookmarkEnd w:id="0"/>
    </w:p>
    <w:p w14:paraId="7699083B" w14:textId="77777777" w:rsidR="002F52D3" w:rsidRPr="00B36584" w:rsidRDefault="002F52D3" w:rsidP="00B36584">
      <w:pPr>
        <w:spacing w:line="360" w:lineRule="auto"/>
        <w:ind w:firstLine="425"/>
        <w:jc w:val="center"/>
        <w:rPr>
          <w:rFonts w:ascii="Times New Roman" w:hAnsi="Times New Roman" w:cs="Times New Roman"/>
          <w:sz w:val="24"/>
          <w:szCs w:val="24"/>
        </w:rPr>
      </w:pPr>
    </w:p>
    <w:p w14:paraId="67DDBF56" w14:textId="77777777" w:rsidR="002F52D3" w:rsidRPr="00B36584" w:rsidRDefault="00DE0C8F" w:rsidP="00B36584">
      <w:pPr>
        <w:spacing w:line="360" w:lineRule="auto"/>
        <w:ind w:firstLine="425"/>
        <w:jc w:val="center"/>
        <w:rPr>
          <w:rFonts w:ascii="Times New Roman" w:hAnsi="Times New Roman" w:cs="Times New Roman"/>
          <w:sz w:val="24"/>
          <w:szCs w:val="24"/>
        </w:rPr>
      </w:pPr>
      <w:r w:rsidRPr="00B36584">
        <w:rPr>
          <w:rFonts w:ascii="Times New Roman" w:hAnsi="Times New Roman" w:cs="Times New Roman"/>
          <w:sz w:val="24"/>
          <w:szCs w:val="24"/>
        </w:rPr>
        <w:t>EFM-T323WSB-4</w:t>
      </w:r>
    </w:p>
    <w:p w14:paraId="4102227B" w14:textId="77777777" w:rsidR="002F52D3" w:rsidRPr="00B36584" w:rsidRDefault="002F52D3" w:rsidP="00B36584">
      <w:pPr>
        <w:spacing w:line="360" w:lineRule="auto"/>
        <w:ind w:firstLine="425"/>
        <w:jc w:val="center"/>
        <w:rPr>
          <w:rFonts w:ascii="Times New Roman" w:hAnsi="Times New Roman" w:cs="Times New Roman"/>
          <w:sz w:val="24"/>
          <w:szCs w:val="24"/>
        </w:rPr>
      </w:pPr>
    </w:p>
    <w:p w14:paraId="09F1932A" w14:textId="77777777" w:rsidR="002F52D3" w:rsidRPr="00B36584" w:rsidRDefault="00DE0C8F" w:rsidP="00B36584">
      <w:pPr>
        <w:spacing w:line="360" w:lineRule="auto"/>
        <w:ind w:firstLine="425"/>
        <w:jc w:val="center"/>
        <w:rPr>
          <w:rFonts w:ascii="Times New Roman" w:hAnsi="Times New Roman" w:cs="Times New Roman"/>
          <w:sz w:val="24"/>
          <w:szCs w:val="24"/>
        </w:rPr>
      </w:pPr>
      <w:r w:rsidRPr="00B36584">
        <w:rPr>
          <w:rFonts w:ascii="Times New Roman" w:hAnsi="Times New Roman" w:cs="Times New Roman"/>
          <w:sz w:val="24"/>
          <w:szCs w:val="24"/>
        </w:rPr>
        <w:t>Mr. Pham Dinh Long</w:t>
      </w:r>
    </w:p>
    <w:p w14:paraId="13A77ADE" w14:textId="77777777" w:rsidR="002F52D3" w:rsidRPr="00B36584" w:rsidRDefault="002F52D3" w:rsidP="00B36584">
      <w:pPr>
        <w:spacing w:line="360" w:lineRule="auto"/>
        <w:ind w:firstLine="425"/>
        <w:jc w:val="center"/>
        <w:rPr>
          <w:rFonts w:ascii="Times New Roman" w:hAnsi="Times New Roman" w:cs="Times New Roman"/>
          <w:sz w:val="24"/>
          <w:szCs w:val="24"/>
        </w:rPr>
      </w:pPr>
    </w:p>
    <w:p w14:paraId="53DB3B1F" w14:textId="77777777" w:rsidR="00930956" w:rsidRPr="00B36584" w:rsidRDefault="00DE0C8F" w:rsidP="00B36584">
      <w:pPr>
        <w:spacing w:line="360" w:lineRule="auto"/>
        <w:ind w:firstLine="425"/>
        <w:jc w:val="center"/>
        <w:rPr>
          <w:rFonts w:ascii="Times New Roman" w:hAnsi="Times New Roman" w:cs="Times New Roman"/>
          <w:sz w:val="24"/>
          <w:szCs w:val="24"/>
        </w:rPr>
      </w:pPr>
      <w:r w:rsidRPr="00B36584">
        <w:rPr>
          <w:rFonts w:ascii="Times New Roman" w:hAnsi="Times New Roman" w:cs="Times New Roman"/>
          <w:sz w:val="24"/>
          <w:szCs w:val="24"/>
        </w:rPr>
        <w:t>1st December 2023</w:t>
      </w:r>
    </w:p>
    <w:p w14:paraId="43182909" w14:textId="77777777" w:rsidR="00930956" w:rsidRPr="00B36584" w:rsidRDefault="00930956" w:rsidP="00B36584">
      <w:pPr>
        <w:spacing w:line="360" w:lineRule="auto"/>
        <w:ind w:firstLine="425"/>
        <w:jc w:val="center"/>
        <w:rPr>
          <w:rFonts w:ascii="Times New Roman" w:hAnsi="Times New Roman" w:cs="Times New Roman"/>
          <w:sz w:val="24"/>
          <w:szCs w:val="24"/>
        </w:rPr>
      </w:pPr>
    </w:p>
    <w:p w14:paraId="26229AAF" w14:textId="77777777" w:rsidR="00930956" w:rsidRPr="00B36584" w:rsidRDefault="00930956" w:rsidP="00B36584">
      <w:pPr>
        <w:spacing w:line="360" w:lineRule="auto"/>
        <w:ind w:firstLine="425"/>
        <w:jc w:val="both"/>
        <w:rPr>
          <w:rFonts w:ascii="Times New Roman" w:hAnsi="Times New Roman" w:cs="Times New Roman"/>
          <w:sz w:val="24"/>
          <w:szCs w:val="24"/>
        </w:rPr>
      </w:pPr>
    </w:p>
    <w:p w14:paraId="225D65F9" w14:textId="77777777" w:rsidR="00930956" w:rsidRPr="00B36584" w:rsidRDefault="00930956" w:rsidP="00B36584">
      <w:pPr>
        <w:spacing w:line="360" w:lineRule="auto"/>
        <w:ind w:firstLine="425"/>
        <w:jc w:val="both"/>
        <w:rPr>
          <w:rFonts w:ascii="Times New Roman" w:hAnsi="Times New Roman" w:cs="Times New Roman"/>
          <w:sz w:val="24"/>
          <w:szCs w:val="24"/>
        </w:rPr>
      </w:pPr>
    </w:p>
    <w:p w14:paraId="37563116" w14:textId="77777777" w:rsidR="00930956" w:rsidRPr="00B36584" w:rsidRDefault="00930956" w:rsidP="00B36584">
      <w:pPr>
        <w:spacing w:line="360" w:lineRule="auto"/>
        <w:ind w:firstLine="425"/>
        <w:jc w:val="both"/>
        <w:rPr>
          <w:rFonts w:ascii="Times New Roman" w:hAnsi="Times New Roman" w:cs="Times New Roman"/>
          <w:sz w:val="24"/>
          <w:szCs w:val="24"/>
        </w:rPr>
      </w:pPr>
    </w:p>
    <w:p w14:paraId="7739BFE1" w14:textId="77777777" w:rsidR="00930956" w:rsidRPr="00B36584" w:rsidRDefault="00930956" w:rsidP="00B36584">
      <w:pPr>
        <w:spacing w:line="360" w:lineRule="auto"/>
        <w:ind w:firstLine="425"/>
        <w:jc w:val="both"/>
        <w:rPr>
          <w:rFonts w:ascii="Times New Roman" w:hAnsi="Times New Roman" w:cs="Times New Roman"/>
          <w:sz w:val="24"/>
          <w:szCs w:val="24"/>
        </w:rPr>
      </w:pPr>
    </w:p>
    <w:p w14:paraId="27744672" w14:textId="77777777" w:rsidR="00930956" w:rsidRPr="00B36584" w:rsidRDefault="00930956" w:rsidP="00B36584">
      <w:pPr>
        <w:spacing w:line="360" w:lineRule="auto"/>
        <w:ind w:firstLine="425"/>
        <w:jc w:val="both"/>
        <w:rPr>
          <w:rFonts w:ascii="Times New Roman" w:hAnsi="Times New Roman" w:cs="Times New Roman"/>
          <w:sz w:val="24"/>
          <w:szCs w:val="24"/>
        </w:rPr>
      </w:pPr>
    </w:p>
    <w:p w14:paraId="6F0AFF15" w14:textId="77777777" w:rsidR="00930956" w:rsidRPr="00B36584" w:rsidRDefault="00930956" w:rsidP="00B36584">
      <w:pPr>
        <w:spacing w:line="360" w:lineRule="auto"/>
        <w:ind w:firstLine="425"/>
        <w:jc w:val="both"/>
        <w:rPr>
          <w:rFonts w:ascii="Times New Roman" w:hAnsi="Times New Roman" w:cs="Times New Roman"/>
          <w:sz w:val="24"/>
          <w:szCs w:val="24"/>
        </w:rPr>
      </w:pPr>
    </w:p>
    <w:p w14:paraId="4C666B62" w14:textId="77777777" w:rsidR="00930956" w:rsidRPr="00B36584" w:rsidRDefault="00930956" w:rsidP="00B36584">
      <w:pPr>
        <w:spacing w:line="360" w:lineRule="auto"/>
        <w:jc w:val="both"/>
        <w:rPr>
          <w:rFonts w:ascii="Times New Roman" w:hAnsi="Times New Roman" w:cs="Times New Roman"/>
          <w:sz w:val="24"/>
          <w:szCs w:val="24"/>
        </w:rPr>
      </w:pPr>
    </w:p>
    <w:p w14:paraId="1B214A80" w14:textId="416D5C73" w:rsidR="002F52D3" w:rsidRPr="00B36584" w:rsidRDefault="392F6A62" w:rsidP="00B36584">
      <w:pPr>
        <w:pStyle w:val="Heading1"/>
        <w:spacing w:line="360" w:lineRule="auto"/>
        <w:rPr>
          <w:rFonts w:cs="Times New Roman"/>
        </w:rPr>
      </w:pPr>
      <w:bookmarkStart w:id="1" w:name="_Toc152346184"/>
      <w:bookmarkStart w:id="2" w:name="_Toc152356668"/>
      <w:bookmarkStart w:id="3" w:name="_Toc152356935"/>
      <w:r w:rsidRPr="00B36584">
        <w:rPr>
          <w:rFonts w:cs="Times New Roman"/>
        </w:rPr>
        <w:lastRenderedPageBreak/>
        <w:t>Table of Content</w:t>
      </w:r>
      <w:bookmarkEnd w:id="1"/>
      <w:bookmarkEnd w:id="2"/>
      <w:bookmarkEnd w:id="3"/>
    </w:p>
    <w:sdt>
      <w:sdtPr>
        <w:rPr>
          <w:rFonts w:ascii="Arial" w:eastAsia="Arial" w:hAnsi="Arial" w:cs="Arial"/>
          <w:color w:val="auto"/>
          <w:sz w:val="22"/>
          <w:szCs w:val="22"/>
          <w:lang w:val="en"/>
        </w:rPr>
        <w:id w:val="-2029315202"/>
        <w:docPartObj>
          <w:docPartGallery w:val="Table of Contents"/>
          <w:docPartUnique/>
        </w:docPartObj>
      </w:sdtPr>
      <w:sdtEndPr>
        <w:rPr>
          <w:rFonts w:ascii="Times New Roman" w:hAnsi="Times New Roman" w:cs="Times New Roman"/>
          <w:b/>
          <w:bCs/>
          <w:noProof/>
          <w:sz w:val="24"/>
          <w:szCs w:val="24"/>
        </w:rPr>
      </w:sdtEndPr>
      <w:sdtContent>
        <w:p w14:paraId="65E891D7" w14:textId="21387CDB" w:rsidR="00B36584" w:rsidRPr="0072438C" w:rsidRDefault="00B36584" w:rsidP="0072438C">
          <w:pPr>
            <w:pStyle w:val="TOCHeading"/>
            <w:spacing w:line="360" w:lineRule="auto"/>
            <w:jc w:val="both"/>
            <w:rPr>
              <w:rFonts w:ascii="Times New Roman" w:hAnsi="Times New Roman" w:cs="Times New Roman"/>
              <w:sz w:val="24"/>
              <w:szCs w:val="24"/>
            </w:rPr>
          </w:pPr>
        </w:p>
        <w:p w14:paraId="5B1070D6" w14:textId="5472A156" w:rsidR="00B36584" w:rsidRPr="0072438C" w:rsidRDefault="00B36584" w:rsidP="0072438C">
          <w:pPr>
            <w:pStyle w:val="TOC1"/>
            <w:rPr>
              <w:rFonts w:ascii="Times New Roman" w:eastAsiaTheme="minorEastAsia" w:hAnsi="Times New Roman" w:cs="Times New Roman"/>
              <w:noProof/>
              <w:sz w:val="24"/>
              <w:szCs w:val="24"/>
              <w:lang w:val="en-US"/>
            </w:rPr>
          </w:pPr>
          <w:r w:rsidRPr="0072438C">
            <w:rPr>
              <w:rFonts w:ascii="Times New Roman" w:hAnsi="Times New Roman" w:cs="Times New Roman"/>
              <w:sz w:val="24"/>
              <w:szCs w:val="24"/>
            </w:rPr>
            <w:fldChar w:fldCharType="begin"/>
          </w:r>
          <w:r w:rsidRPr="0072438C">
            <w:rPr>
              <w:rFonts w:ascii="Times New Roman" w:hAnsi="Times New Roman" w:cs="Times New Roman"/>
              <w:sz w:val="24"/>
              <w:szCs w:val="24"/>
            </w:rPr>
            <w:instrText xml:space="preserve"> TOC \o "1-3" \h \z \u </w:instrText>
          </w:r>
          <w:r w:rsidRPr="0072438C">
            <w:rPr>
              <w:rFonts w:ascii="Times New Roman" w:hAnsi="Times New Roman" w:cs="Times New Roman"/>
              <w:sz w:val="24"/>
              <w:szCs w:val="24"/>
            </w:rPr>
            <w:fldChar w:fldCharType="separate"/>
          </w:r>
          <w:hyperlink w:anchor="_Toc152356935" w:history="1">
            <w:r w:rsidRPr="0072438C">
              <w:rPr>
                <w:rStyle w:val="Hyperlink"/>
                <w:rFonts w:ascii="Times New Roman" w:hAnsi="Times New Roman" w:cs="Times New Roman"/>
                <w:noProof/>
                <w:sz w:val="24"/>
                <w:szCs w:val="24"/>
              </w:rPr>
              <w:t>A.</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Table of Content</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_Toc152356935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w:t>
            </w:r>
            <w:r w:rsidRPr="0072438C">
              <w:rPr>
                <w:rFonts w:ascii="Times New Roman" w:hAnsi="Times New Roman" w:cs="Times New Roman"/>
                <w:noProof/>
                <w:webHidden/>
                <w:sz w:val="24"/>
                <w:szCs w:val="24"/>
              </w:rPr>
              <w:fldChar w:fldCharType="end"/>
            </w:r>
          </w:hyperlink>
        </w:p>
        <w:p w14:paraId="20C5A733" w14:textId="5374A7E1"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36" w:history="1">
            <w:r w:rsidRPr="0072438C">
              <w:rPr>
                <w:rStyle w:val="Hyperlink"/>
                <w:rFonts w:ascii="Times New Roman" w:hAnsi="Times New Roman" w:cs="Times New Roman"/>
                <w:noProof/>
                <w:sz w:val="24"/>
                <w:szCs w:val="24"/>
              </w:rPr>
              <w:t>B.</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Table of tables</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_Toc152356936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4</w:t>
            </w:r>
            <w:r w:rsidRPr="0072438C">
              <w:rPr>
                <w:rFonts w:ascii="Times New Roman" w:hAnsi="Times New Roman" w:cs="Times New Roman"/>
                <w:noProof/>
                <w:webHidden/>
                <w:sz w:val="24"/>
                <w:szCs w:val="24"/>
              </w:rPr>
              <w:fldChar w:fldCharType="end"/>
            </w:r>
          </w:hyperlink>
        </w:p>
        <w:p w14:paraId="59AC17C2" w14:textId="2259383E"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37" w:history="1">
            <w:r w:rsidRPr="0072438C">
              <w:rPr>
                <w:rStyle w:val="Hyperlink"/>
                <w:rFonts w:ascii="Times New Roman" w:hAnsi="Times New Roman" w:cs="Times New Roman"/>
                <w:noProof/>
                <w:sz w:val="24"/>
                <w:szCs w:val="24"/>
              </w:rPr>
              <w:t>C.</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Abbreviation</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_Toc152356937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5</w:t>
            </w:r>
            <w:r w:rsidRPr="0072438C">
              <w:rPr>
                <w:rFonts w:ascii="Times New Roman" w:hAnsi="Times New Roman" w:cs="Times New Roman"/>
                <w:noProof/>
                <w:webHidden/>
                <w:sz w:val="24"/>
                <w:szCs w:val="24"/>
              </w:rPr>
              <w:fldChar w:fldCharType="end"/>
            </w:r>
          </w:hyperlink>
        </w:p>
        <w:p w14:paraId="3A184B36" w14:textId="57B8066A"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38" w:history="1">
            <w:r w:rsidRPr="0072438C">
              <w:rPr>
                <w:rStyle w:val="Hyperlink"/>
                <w:rFonts w:ascii="Times New Roman" w:hAnsi="Times New Roman" w:cs="Times New Roman"/>
                <w:noProof/>
                <w:sz w:val="24"/>
                <w:szCs w:val="24"/>
              </w:rPr>
              <w:t>D.</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Abstract</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_Toc152356938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6</w:t>
            </w:r>
            <w:r w:rsidRPr="0072438C">
              <w:rPr>
                <w:rFonts w:ascii="Times New Roman" w:hAnsi="Times New Roman" w:cs="Times New Roman"/>
                <w:noProof/>
                <w:webHidden/>
                <w:sz w:val="24"/>
                <w:szCs w:val="24"/>
              </w:rPr>
              <w:fldChar w:fldCharType="end"/>
            </w:r>
          </w:hyperlink>
        </w:p>
        <w:p w14:paraId="510A395F" w14:textId="7281DA48"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39" w:history="1">
            <w:r w:rsidRPr="0072438C">
              <w:rPr>
                <w:rStyle w:val="Hyperlink"/>
                <w:rFonts w:ascii="Times New Roman" w:hAnsi="Times New Roman" w:cs="Times New Roman"/>
                <w:noProof/>
                <w:sz w:val="24"/>
                <w:szCs w:val="24"/>
                <w:highlight w:val="white"/>
              </w:rPr>
              <w:t>E.</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highlight w:val="white"/>
              </w:rPr>
              <w:t>Introduction</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_Toc152356939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6</w:t>
            </w:r>
            <w:r w:rsidRPr="0072438C">
              <w:rPr>
                <w:rFonts w:ascii="Times New Roman" w:hAnsi="Times New Roman" w:cs="Times New Roman"/>
                <w:noProof/>
                <w:webHidden/>
                <w:sz w:val="24"/>
                <w:szCs w:val="24"/>
              </w:rPr>
              <w:fldChar w:fldCharType="end"/>
            </w:r>
          </w:hyperlink>
        </w:p>
        <w:p w14:paraId="1047DACA" w14:textId="62E3F24F"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40" w:history="1">
            <w:r w:rsidRPr="0072438C">
              <w:rPr>
                <w:rStyle w:val="Hyperlink"/>
                <w:rFonts w:ascii="Times New Roman" w:hAnsi="Times New Roman" w:cs="Times New Roman"/>
                <w:noProof/>
                <w:sz w:val="24"/>
                <w:szCs w:val="24"/>
              </w:rPr>
              <w:t>F.</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Literature Review</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_Toc152356940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7</w:t>
            </w:r>
            <w:r w:rsidRPr="0072438C">
              <w:rPr>
                <w:rFonts w:ascii="Times New Roman" w:hAnsi="Times New Roman" w:cs="Times New Roman"/>
                <w:noProof/>
                <w:webHidden/>
                <w:sz w:val="24"/>
                <w:szCs w:val="24"/>
              </w:rPr>
              <w:fldChar w:fldCharType="end"/>
            </w:r>
          </w:hyperlink>
        </w:p>
        <w:p w14:paraId="2FA132BA" w14:textId="1A946988"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41" w:history="1">
            <w:r w:rsidRPr="0072438C">
              <w:rPr>
                <w:rStyle w:val="Hyperlink"/>
                <w:rFonts w:ascii="Times New Roman" w:hAnsi="Times New Roman" w:cs="Times New Roman"/>
                <w:noProof/>
                <w:sz w:val="24"/>
                <w:szCs w:val="24"/>
              </w:rPr>
              <w:t>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RIR and INF</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_Toc152356941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7</w:t>
            </w:r>
            <w:r w:rsidRPr="0072438C">
              <w:rPr>
                <w:rFonts w:ascii="Times New Roman" w:hAnsi="Times New Roman" w:cs="Times New Roman"/>
                <w:noProof/>
                <w:webHidden/>
                <w:sz w:val="24"/>
                <w:szCs w:val="24"/>
              </w:rPr>
              <w:fldChar w:fldCharType="end"/>
            </w:r>
          </w:hyperlink>
        </w:p>
        <w:p w14:paraId="5623DE03" w14:textId="26DD1D46"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42" w:history="1">
            <w:r w:rsidRPr="0072438C">
              <w:rPr>
                <w:rStyle w:val="Hyperlink"/>
                <w:rFonts w:ascii="Times New Roman" w:hAnsi="Times New Roman" w:cs="Times New Roman"/>
                <w:noProof/>
                <w:sz w:val="24"/>
                <w:szCs w:val="24"/>
                <w:highlight w:val="white"/>
              </w:rPr>
              <w:t>II.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highlight w:val="white"/>
              </w:rPr>
              <w:t>GDP</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_Toc152356942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7</w:t>
            </w:r>
            <w:r w:rsidRPr="0072438C">
              <w:rPr>
                <w:rFonts w:ascii="Times New Roman" w:hAnsi="Times New Roman" w:cs="Times New Roman"/>
                <w:noProof/>
                <w:webHidden/>
                <w:sz w:val="24"/>
                <w:szCs w:val="24"/>
              </w:rPr>
              <w:fldChar w:fldCharType="end"/>
            </w:r>
          </w:hyperlink>
        </w:p>
        <w:p w14:paraId="39090E21" w14:textId="4D1C18C6" w:rsidR="00B36584" w:rsidRPr="0072438C" w:rsidRDefault="00B36584" w:rsidP="0072438C">
          <w:pPr>
            <w:pStyle w:val="TOC2"/>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43" w:history="1">
            <w:r w:rsidRPr="0072438C">
              <w:rPr>
                <w:rStyle w:val="Hyperlink"/>
                <w:rFonts w:ascii="Times New Roman" w:hAnsi="Times New Roman" w:cs="Times New Roman"/>
                <w:noProof/>
                <w:sz w:val="24"/>
                <w:szCs w:val="24"/>
              </w:rPr>
              <w:t>III.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M1</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_Toc152356943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8</w:t>
            </w:r>
            <w:r w:rsidRPr="0072438C">
              <w:rPr>
                <w:rFonts w:ascii="Times New Roman" w:hAnsi="Times New Roman" w:cs="Times New Roman"/>
                <w:noProof/>
                <w:webHidden/>
                <w:sz w:val="24"/>
                <w:szCs w:val="24"/>
              </w:rPr>
              <w:fldChar w:fldCharType="end"/>
            </w:r>
          </w:hyperlink>
        </w:p>
        <w:p w14:paraId="2B6FD730" w14:textId="7BE7ABCD" w:rsidR="00B36584" w:rsidRPr="0072438C" w:rsidRDefault="00B36584" w:rsidP="0072438C">
          <w:pPr>
            <w:pStyle w:val="TOC2"/>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44" w:history="1">
            <w:r w:rsidRPr="0072438C">
              <w:rPr>
                <w:rStyle w:val="Hyperlink"/>
                <w:rFonts w:ascii="Times New Roman" w:hAnsi="Times New Roman" w:cs="Times New Roman"/>
                <w:noProof/>
                <w:sz w:val="24"/>
                <w:szCs w:val="24"/>
              </w:rPr>
              <w:t>IV.</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NR</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_Toc152356944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8</w:t>
            </w:r>
            <w:r w:rsidRPr="0072438C">
              <w:rPr>
                <w:rFonts w:ascii="Times New Roman" w:hAnsi="Times New Roman" w:cs="Times New Roman"/>
                <w:noProof/>
                <w:webHidden/>
                <w:sz w:val="24"/>
                <w:szCs w:val="24"/>
              </w:rPr>
              <w:fldChar w:fldCharType="end"/>
            </w:r>
          </w:hyperlink>
        </w:p>
        <w:p w14:paraId="7C9F260C" w14:textId="5E93D88F"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45" w:history="1">
            <w:r w:rsidRPr="0072438C">
              <w:rPr>
                <w:rStyle w:val="Hyperlink"/>
                <w:rFonts w:ascii="Times New Roman" w:hAnsi="Times New Roman" w:cs="Times New Roman"/>
                <w:noProof/>
                <w:sz w:val="24"/>
                <w:szCs w:val="24"/>
              </w:rPr>
              <w:t>V.</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CAPEX</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_Toc152356945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8</w:t>
            </w:r>
            <w:r w:rsidRPr="0072438C">
              <w:rPr>
                <w:rFonts w:ascii="Times New Roman" w:hAnsi="Times New Roman" w:cs="Times New Roman"/>
                <w:noProof/>
                <w:webHidden/>
                <w:sz w:val="24"/>
                <w:szCs w:val="24"/>
              </w:rPr>
              <w:fldChar w:fldCharType="end"/>
            </w:r>
          </w:hyperlink>
        </w:p>
        <w:p w14:paraId="0083A3DB" w14:textId="1F7E9C7F" w:rsidR="00B36584" w:rsidRPr="0072438C" w:rsidRDefault="00B36584" w:rsidP="0072438C">
          <w:pPr>
            <w:pStyle w:val="TOC2"/>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46" w:history="1">
            <w:r w:rsidRPr="0072438C">
              <w:rPr>
                <w:rStyle w:val="Hyperlink"/>
                <w:rFonts w:ascii="Times New Roman" w:hAnsi="Times New Roman" w:cs="Times New Roman"/>
                <w:noProof/>
                <w:sz w:val="24"/>
                <w:szCs w:val="24"/>
              </w:rPr>
              <w:t>VI.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ROAA, ROAE and EPS</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_Toc152356946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8</w:t>
            </w:r>
            <w:r w:rsidRPr="0072438C">
              <w:rPr>
                <w:rFonts w:ascii="Times New Roman" w:hAnsi="Times New Roman" w:cs="Times New Roman"/>
                <w:noProof/>
                <w:webHidden/>
                <w:sz w:val="24"/>
                <w:szCs w:val="24"/>
              </w:rPr>
              <w:fldChar w:fldCharType="end"/>
            </w:r>
          </w:hyperlink>
        </w:p>
        <w:p w14:paraId="5531C806" w14:textId="46DE9738"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47" w:history="1">
            <w:r w:rsidRPr="0072438C">
              <w:rPr>
                <w:rStyle w:val="Hyperlink"/>
                <w:rFonts w:ascii="Times New Roman" w:hAnsi="Times New Roman" w:cs="Times New Roman"/>
                <w:noProof/>
                <w:sz w:val="24"/>
                <w:szCs w:val="24"/>
              </w:rPr>
              <w:t>G.</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Specification of the Model</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_Toc152356947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9</w:t>
            </w:r>
            <w:r w:rsidRPr="0072438C">
              <w:rPr>
                <w:rFonts w:ascii="Times New Roman" w:hAnsi="Times New Roman" w:cs="Times New Roman"/>
                <w:noProof/>
                <w:webHidden/>
                <w:sz w:val="24"/>
                <w:szCs w:val="24"/>
              </w:rPr>
              <w:fldChar w:fldCharType="end"/>
            </w:r>
          </w:hyperlink>
        </w:p>
        <w:p w14:paraId="71D3623F" w14:textId="3C72AF6B"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48" w:history="1">
            <w:r w:rsidRPr="0072438C">
              <w:rPr>
                <w:rStyle w:val="Hyperlink"/>
                <w:rFonts w:ascii="Times New Roman" w:eastAsia="Times New Roman" w:hAnsi="Times New Roman" w:cs="Times New Roman"/>
                <w:bCs/>
                <w:noProof/>
                <w:sz w:val="24"/>
                <w:szCs w:val="24"/>
              </w:rPr>
              <w:t>I.</w:t>
            </w:r>
            <w:r w:rsidRPr="0072438C">
              <w:rPr>
                <w:rFonts w:ascii="Times New Roman" w:eastAsiaTheme="minorEastAsia" w:hAnsi="Times New Roman" w:cs="Times New Roman"/>
                <w:noProof/>
                <w:sz w:val="24"/>
                <w:szCs w:val="24"/>
                <w:lang w:val="en-US"/>
              </w:rPr>
              <w:tab/>
            </w:r>
            <w:r w:rsidRPr="0072438C">
              <w:rPr>
                <w:rStyle w:val="Hyperlink"/>
                <w:rFonts w:ascii="Times New Roman" w:eastAsia="Times New Roman" w:hAnsi="Times New Roman" w:cs="Times New Roman"/>
                <w:noProof/>
                <w:sz w:val="24"/>
                <w:szCs w:val="24"/>
              </w:rPr>
              <w:t>Research Objectives</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_Toc152356948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9</w:t>
            </w:r>
            <w:r w:rsidRPr="0072438C">
              <w:rPr>
                <w:rFonts w:ascii="Times New Roman" w:hAnsi="Times New Roman" w:cs="Times New Roman"/>
                <w:noProof/>
                <w:webHidden/>
                <w:sz w:val="24"/>
                <w:szCs w:val="24"/>
              </w:rPr>
              <w:fldChar w:fldCharType="end"/>
            </w:r>
          </w:hyperlink>
        </w:p>
        <w:p w14:paraId="556D0EE9" w14:textId="70C1152A"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49" w:history="1">
            <w:r w:rsidRPr="0072438C">
              <w:rPr>
                <w:rStyle w:val="Hyperlink"/>
                <w:rFonts w:ascii="Times New Roman" w:eastAsia="Times New Roman" w:hAnsi="Times New Roman" w:cs="Times New Roman"/>
                <w:bCs/>
                <w:noProof/>
                <w:sz w:val="24"/>
                <w:szCs w:val="24"/>
              </w:rPr>
              <w:t>II.</w:t>
            </w:r>
            <w:r w:rsidRPr="0072438C">
              <w:rPr>
                <w:rFonts w:ascii="Times New Roman" w:eastAsiaTheme="minorEastAsia" w:hAnsi="Times New Roman" w:cs="Times New Roman"/>
                <w:noProof/>
                <w:sz w:val="24"/>
                <w:szCs w:val="24"/>
                <w:lang w:val="en-US"/>
              </w:rPr>
              <w:tab/>
            </w:r>
            <w:r w:rsidRPr="0072438C">
              <w:rPr>
                <w:rStyle w:val="Hyperlink"/>
                <w:rFonts w:ascii="Times New Roman" w:eastAsia="Times New Roman" w:hAnsi="Times New Roman" w:cs="Times New Roman"/>
                <w:noProof/>
                <w:sz w:val="24"/>
                <w:szCs w:val="24"/>
              </w:rPr>
              <w:t>Model Hypothesis</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_Toc152356949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9</w:t>
            </w:r>
            <w:r w:rsidRPr="0072438C">
              <w:rPr>
                <w:rFonts w:ascii="Times New Roman" w:hAnsi="Times New Roman" w:cs="Times New Roman"/>
                <w:noProof/>
                <w:webHidden/>
                <w:sz w:val="24"/>
                <w:szCs w:val="24"/>
              </w:rPr>
              <w:fldChar w:fldCharType="end"/>
            </w:r>
          </w:hyperlink>
        </w:p>
        <w:p w14:paraId="53E1DC95" w14:textId="025A8A2C" w:rsidR="00B36584" w:rsidRPr="0072438C" w:rsidRDefault="00B36584" w:rsidP="0072438C">
          <w:pPr>
            <w:pStyle w:val="TOC2"/>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50" w:history="1">
            <w:r w:rsidRPr="0072438C">
              <w:rPr>
                <w:rStyle w:val="Hyperlink"/>
                <w:rFonts w:ascii="Times New Roman" w:hAnsi="Times New Roman" w:cs="Times New Roman"/>
                <w:bCs/>
                <w:noProof/>
                <w:sz w:val="24"/>
                <w:szCs w:val="24"/>
              </w:rPr>
              <w:t>III.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The Model</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_Toc152356950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0</w:t>
            </w:r>
            <w:r w:rsidRPr="0072438C">
              <w:rPr>
                <w:rFonts w:ascii="Times New Roman" w:hAnsi="Times New Roman" w:cs="Times New Roman"/>
                <w:noProof/>
                <w:webHidden/>
                <w:sz w:val="24"/>
                <w:szCs w:val="24"/>
              </w:rPr>
              <w:fldChar w:fldCharType="end"/>
            </w:r>
          </w:hyperlink>
        </w:p>
        <w:p w14:paraId="1AD8151A" w14:textId="667364FE" w:rsidR="00B36584" w:rsidRPr="0072438C" w:rsidRDefault="00B36584" w:rsidP="0072438C">
          <w:pPr>
            <w:pStyle w:val="TOC2"/>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51" w:history="1">
            <w:r w:rsidRPr="0072438C">
              <w:rPr>
                <w:rStyle w:val="Hyperlink"/>
                <w:rFonts w:ascii="Times New Roman" w:eastAsia="Times New Roman" w:hAnsi="Times New Roman" w:cs="Times New Roman"/>
                <w:bCs/>
                <w:noProof/>
                <w:sz w:val="24"/>
                <w:szCs w:val="24"/>
              </w:rPr>
              <w:t>IV.</w:t>
            </w:r>
            <w:r w:rsidRPr="0072438C">
              <w:rPr>
                <w:rFonts w:ascii="Times New Roman" w:eastAsiaTheme="minorEastAsia" w:hAnsi="Times New Roman" w:cs="Times New Roman"/>
                <w:noProof/>
                <w:sz w:val="24"/>
                <w:szCs w:val="24"/>
                <w:lang w:val="en-US"/>
              </w:rPr>
              <w:tab/>
            </w:r>
            <w:r w:rsidRPr="0072438C">
              <w:rPr>
                <w:rStyle w:val="Hyperlink"/>
                <w:rFonts w:ascii="Times New Roman" w:eastAsia="Times New Roman" w:hAnsi="Times New Roman" w:cs="Times New Roman"/>
                <w:noProof/>
                <w:sz w:val="24"/>
                <w:szCs w:val="24"/>
              </w:rPr>
              <w:t>Selection reason of independent variables</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_Toc152356951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0</w:t>
            </w:r>
            <w:r w:rsidRPr="0072438C">
              <w:rPr>
                <w:rFonts w:ascii="Times New Roman" w:hAnsi="Times New Roman" w:cs="Times New Roman"/>
                <w:noProof/>
                <w:webHidden/>
                <w:sz w:val="24"/>
                <w:szCs w:val="24"/>
              </w:rPr>
              <w:fldChar w:fldCharType="end"/>
            </w:r>
          </w:hyperlink>
        </w:p>
        <w:p w14:paraId="6EAE392B" w14:textId="73F64827"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52" w:history="1">
            <w:r w:rsidRPr="0072438C">
              <w:rPr>
                <w:rStyle w:val="Hyperlink"/>
                <w:rFonts w:ascii="Times New Roman" w:hAnsi="Times New Roman" w:cs="Times New Roman"/>
                <w:noProof/>
                <w:sz w:val="24"/>
                <w:szCs w:val="24"/>
              </w:rPr>
              <w:t>1.</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RIR</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_Toc152356952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0</w:t>
            </w:r>
            <w:r w:rsidRPr="0072438C">
              <w:rPr>
                <w:rFonts w:ascii="Times New Roman" w:hAnsi="Times New Roman" w:cs="Times New Roman"/>
                <w:noProof/>
                <w:webHidden/>
                <w:sz w:val="24"/>
                <w:szCs w:val="24"/>
              </w:rPr>
              <w:fldChar w:fldCharType="end"/>
            </w:r>
          </w:hyperlink>
        </w:p>
        <w:p w14:paraId="2CD425B3" w14:textId="4A3AF5E1"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53" w:history="1">
            <w:r w:rsidRPr="0072438C">
              <w:rPr>
                <w:rStyle w:val="Hyperlink"/>
                <w:rFonts w:ascii="Times New Roman" w:hAnsi="Times New Roman" w:cs="Times New Roman"/>
                <w:noProof/>
                <w:sz w:val="24"/>
                <w:szCs w:val="24"/>
              </w:rPr>
              <w:t>2.</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GDP</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_Toc152356953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w:t>
            </w:r>
            <w:r w:rsidRPr="0072438C">
              <w:rPr>
                <w:rFonts w:ascii="Times New Roman" w:hAnsi="Times New Roman" w:cs="Times New Roman"/>
                <w:noProof/>
                <w:webHidden/>
                <w:sz w:val="24"/>
                <w:szCs w:val="24"/>
              </w:rPr>
              <w:fldChar w:fldCharType="end"/>
            </w:r>
          </w:hyperlink>
        </w:p>
        <w:p w14:paraId="61B72043" w14:textId="52F7A05D"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54" w:history="1">
            <w:r w:rsidRPr="0072438C">
              <w:rPr>
                <w:rStyle w:val="Hyperlink"/>
                <w:rFonts w:ascii="Times New Roman" w:hAnsi="Times New Roman" w:cs="Times New Roman"/>
                <w:noProof/>
                <w:sz w:val="24"/>
                <w:szCs w:val="24"/>
              </w:rPr>
              <w:t>3.</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INF</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_Toc152356954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w:t>
            </w:r>
            <w:r w:rsidRPr="0072438C">
              <w:rPr>
                <w:rFonts w:ascii="Times New Roman" w:hAnsi="Times New Roman" w:cs="Times New Roman"/>
                <w:noProof/>
                <w:webHidden/>
                <w:sz w:val="24"/>
                <w:szCs w:val="24"/>
              </w:rPr>
              <w:fldChar w:fldCharType="end"/>
            </w:r>
          </w:hyperlink>
        </w:p>
        <w:p w14:paraId="495D9B2E" w14:textId="00CFF1A5"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55" w:history="1">
            <w:r w:rsidRPr="0072438C">
              <w:rPr>
                <w:rStyle w:val="Hyperlink"/>
                <w:rFonts w:ascii="Times New Roman" w:hAnsi="Times New Roman" w:cs="Times New Roman"/>
                <w:noProof/>
                <w:sz w:val="24"/>
                <w:szCs w:val="24"/>
              </w:rPr>
              <w:t>4.</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M1</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_Toc152356955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w:t>
            </w:r>
            <w:r w:rsidRPr="0072438C">
              <w:rPr>
                <w:rFonts w:ascii="Times New Roman" w:hAnsi="Times New Roman" w:cs="Times New Roman"/>
                <w:noProof/>
                <w:webHidden/>
                <w:sz w:val="24"/>
                <w:szCs w:val="24"/>
              </w:rPr>
              <w:fldChar w:fldCharType="end"/>
            </w:r>
          </w:hyperlink>
        </w:p>
        <w:p w14:paraId="271722AE" w14:textId="447602F6"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56" w:history="1">
            <w:r w:rsidRPr="0072438C">
              <w:rPr>
                <w:rStyle w:val="Hyperlink"/>
                <w:rFonts w:ascii="Times New Roman" w:hAnsi="Times New Roman" w:cs="Times New Roman"/>
                <w:noProof/>
                <w:sz w:val="24"/>
                <w:szCs w:val="24"/>
              </w:rPr>
              <w:t>5.</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NR</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_Toc152356956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w:t>
            </w:r>
            <w:r w:rsidRPr="0072438C">
              <w:rPr>
                <w:rFonts w:ascii="Times New Roman" w:hAnsi="Times New Roman" w:cs="Times New Roman"/>
                <w:noProof/>
                <w:webHidden/>
                <w:sz w:val="24"/>
                <w:szCs w:val="24"/>
              </w:rPr>
              <w:fldChar w:fldCharType="end"/>
            </w:r>
          </w:hyperlink>
        </w:p>
        <w:p w14:paraId="3D9A476D" w14:textId="7E5C5DCC"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57" w:history="1">
            <w:r w:rsidRPr="0072438C">
              <w:rPr>
                <w:rStyle w:val="Hyperlink"/>
                <w:rFonts w:ascii="Times New Roman" w:hAnsi="Times New Roman" w:cs="Times New Roman"/>
                <w:noProof/>
                <w:sz w:val="24"/>
                <w:szCs w:val="24"/>
              </w:rPr>
              <w:t>6.</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CAPEX:</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_Toc152356957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w:t>
            </w:r>
            <w:r w:rsidRPr="0072438C">
              <w:rPr>
                <w:rFonts w:ascii="Times New Roman" w:hAnsi="Times New Roman" w:cs="Times New Roman"/>
                <w:noProof/>
                <w:webHidden/>
                <w:sz w:val="24"/>
                <w:szCs w:val="24"/>
              </w:rPr>
              <w:fldChar w:fldCharType="end"/>
            </w:r>
          </w:hyperlink>
        </w:p>
        <w:p w14:paraId="62B2EEBF" w14:textId="38875CE3"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58" w:history="1">
            <w:r w:rsidRPr="0072438C">
              <w:rPr>
                <w:rStyle w:val="Hyperlink"/>
                <w:rFonts w:ascii="Times New Roman" w:hAnsi="Times New Roman" w:cs="Times New Roman"/>
                <w:noProof/>
                <w:sz w:val="24"/>
                <w:szCs w:val="24"/>
              </w:rPr>
              <w:t>7.</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ROAA, ROAE, and EPS</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_Toc152356958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w:t>
            </w:r>
            <w:r w:rsidRPr="0072438C">
              <w:rPr>
                <w:rFonts w:ascii="Times New Roman" w:hAnsi="Times New Roman" w:cs="Times New Roman"/>
                <w:noProof/>
                <w:webHidden/>
                <w:sz w:val="24"/>
                <w:szCs w:val="24"/>
              </w:rPr>
              <w:fldChar w:fldCharType="end"/>
            </w:r>
          </w:hyperlink>
        </w:p>
        <w:p w14:paraId="057E008A" w14:textId="3C033B05" w:rsidR="00B36584" w:rsidRPr="0072438C" w:rsidRDefault="00B36584" w:rsidP="0072438C">
          <w:pPr>
            <w:pStyle w:val="TOC2"/>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59" w:history="1">
            <w:r w:rsidRPr="0072438C">
              <w:rPr>
                <w:rStyle w:val="Hyperlink"/>
                <w:rFonts w:ascii="Times New Roman" w:hAnsi="Times New Roman" w:cs="Times New Roman"/>
                <w:noProof/>
                <w:sz w:val="24"/>
                <w:szCs w:val="24"/>
              </w:rPr>
              <w:t>VII.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Expected Signs of Independent Variables on SP</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_Toc152356959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w:t>
            </w:r>
            <w:r w:rsidRPr="0072438C">
              <w:rPr>
                <w:rFonts w:ascii="Times New Roman" w:hAnsi="Times New Roman" w:cs="Times New Roman"/>
                <w:noProof/>
                <w:webHidden/>
                <w:sz w:val="24"/>
                <w:szCs w:val="24"/>
              </w:rPr>
              <w:fldChar w:fldCharType="end"/>
            </w:r>
          </w:hyperlink>
        </w:p>
        <w:p w14:paraId="4DE757DE" w14:textId="62FBFE63"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60" w:history="1">
            <w:r w:rsidRPr="0072438C">
              <w:rPr>
                <w:rStyle w:val="Hyperlink"/>
                <w:rFonts w:ascii="Times New Roman" w:hAnsi="Times New Roman" w:cs="Times New Roman"/>
                <w:noProof/>
                <w:sz w:val="24"/>
                <w:szCs w:val="24"/>
              </w:rPr>
              <w:t>H.</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Data Description</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_Toc152356960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4</w:t>
            </w:r>
            <w:r w:rsidRPr="0072438C">
              <w:rPr>
                <w:rFonts w:ascii="Times New Roman" w:hAnsi="Times New Roman" w:cs="Times New Roman"/>
                <w:noProof/>
                <w:webHidden/>
                <w:sz w:val="24"/>
                <w:szCs w:val="24"/>
              </w:rPr>
              <w:fldChar w:fldCharType="end"/>
            </w:r>
          </w:hyperlink>
        </w:p>
        <w:p w14:paraId="3F22C028" w14:textId="785B186B"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61" w:history="1">
            <w:r w:rsidRPr="0072438C">
              <w:rPr>
                <w:rStyle w:val="Hyperlink"/>
                <w:rFonts w:ascii="Times New Roman" w:hAnsi="Times New Roman" w:cs="Times New Roman"/>
                <w:noProof/>
                <w:sz w:val="24"/>
                <w:szCs w:val="24"/>
              </w:rPr>
              <w:t>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Empirical Results</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_Toc152356961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6</w:t>
            </w:r>
            <w:r w:rsidRPr="0072438C">
              <w:rPr>
                <w:rFonts w:ascii="Times New Roman" w:hAnsi="Times New Roman" w:cs="Times New Roman"/>
                <w:noProof/>
                <w:webHidden/>
                <w:sz w:val="24"/>
                <w:szCs w:val="24"/>
              </w:rPr>
              <w:fldChar w:fldCharType="end"/>
            </w:r>
          </w:hyperlink>
        </w:p>
        <w:p w14:paraId="33329693" w14:textId="59C4B5C2"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62" w:history="1">
            <w:r w:rsidRPr="0072438C">
              <w:rPr>
                <w:rStyle w:val="Hyperlink"/>
                <w:rFonts w:ascii="Times New Roman" w:hAnsi="Times New Roman" w:cs="Times New Roman"/>
                <w:noProof/>
                <w:sz w:val="24"/>
                <w:szCs w:val="24"/>
              </w:rPr>
              <w:t>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Hausman test (Detail on Appendix 03)</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_Toc152356962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6</w:t>
            </w:r>
            <w:r w:rsidRPr="0072438C">
              <w:rPr>
                <w:rFonts w:ascii="Times New Roman" w:hAnsi="Times New Roman" w:cs="Times New Roman"/>
                <w:noProof/>
                <w:webHidden/>
                <w:sz w:val="24"/>
                <w:szCs w:val="24"/>
              </w:rPr>
              <w:fldChar w:fldCharType="end"/>
            </w:r>
          </w:hyperlink>
        </w:p>
        <w:p w14:paraId="36C7494A" w14:textId="6A7DBB1A"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63" w:history="1">
            <w:r w:rsidRPr="0072438C">
              <w:rPr>
                <w:rStyle w:val="Hyperlink"/>
                <w:rFonts w:ascii="Times New Roman" w:hAnsi="Times New Roman" w:cs="Times New Roman"/>
                <w:noProof/>
                <w:sz w:val="24"/>
                <w:szCs w:val="24"/>
              </w:rPr>
              <w:t>II.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Basic Statistic</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_Toc152356963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6</w:t>
            </w:r>
            <w:r w:rsidRPr="0072438C">
              <w:rPr>
                <w:rFonts w:ascii="Times New Roman" w:hAnsi="Times New Roman" w:cs="Times New Roman"/>
                <w:noProof/>
                <w:webHidden/>
                <w:sz w:val="24"/>
                <w:szCs w:val="24"/>
              </w:rPr>
              <w:fldChar w:fldCharType="end"/>
            </w:r>
          </w:hyperlink>
        </w:p>
        <w:p w14:paraId="16536517" w14:textId="747FB64C" w:rsidR="00B36584" w:rsidRPr="0072438C" w:rsidRDefault="00B36584" w:rsidP="0072438C">
          <w:pPr>
            <w:pStyle w:val="TOC2"/>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64" w:history="1">
            <w:r w:rsidRPr="0072438C">
              <w:rPr>
                <w:rStyle w:val="Hyperlink"/>
                <w:rFonts w:ascii="Times New Roman" w:hAnsi="Times New Roman" w:cs="Times New Roman"/>
                <w:noProof/>
                <w:sz w:val="24"/>
                <w:szCs w:val="24"/>
              </w:rPr>
              <w:t>III.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Testing</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_Toc152356964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7</w:t>
            </w:r>
            <w:r w:rsidRPr="0072438C">
              <w:rPr>
                <w:rFonts w:ascii="Times New Roman" w:hAnsi="Times New Roman" w:cs="Times New Roman"/>
                <w:noProof/>
                <w:webHidden/>
                <w:sz w:val="24"/>
                <w:szCs w:val="24"/>
              </w:rPr>
              <w:fldChar w:fldCharType="end"/>
            </w:r>
          </w:hyperlink>
        </w:p>
        <w:p w14:paraId="1859E898" w14:textId="62818A5A"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65" w:history="1">
            <w:r w:rsidRPr="0072438C">
              <w:rPr>
                <w:rStyle w:val="Hyperlink"/>
                <w:rFonts w:ascii="Times New Roman" w:hAnsi="Times New Roman" w:cs="Times New Roman"/>
                <w:noProof/>
                <w:sz w:val="24"/>
                <w:szCs w:val="24"/>
              </w:rPr>
              <w:t>1.</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Heteroscedasticity Wald Test</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_Toc152356965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7</w:t>
            </w:r>
            <w:r w:rsidRPr="0072438C">
              <w:rPr>
                <w:rFonts w:ascii="Times New Roman" w:hAnsi="Times New Roman" w:cs="Times New Roman"/>
                <w:noProof/>
                <w:webHidden/>
                <w:sz w:val="24"/>
                <w:szCs w:val="24"/>
              </w:rPr>
              <w:fldChar w:fldCharType="end"/>
            </w:r>
          </w:hyperlink>
        </w:p>
        <w:p w14:paraId="4C3CBC66" w14:textId="1EA58B92"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66" w:history="1">
            <w:r w:rsidRPr="0072438C">
              <w:rPr>
                <w:rStyle w:val="Hyperlink"/>
                <w:rFonts w:ascii="Times New Roman" w:hAnsi="Times New Roman" w:cs="Times New Roman"/>
                <w:noProof/>
                <w:sz w:val="24"/>
                <w:szCs w:val="24"/>
              </w:rPr>
              <w:t>2.</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Breusch and Pagan LM test (Detail on Appendix 04)</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_Toc152356966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8</w:t>
            </w:r>
            <w:r w:rsidRPr="0072438C">
              <w:rPr>
                <w:rFonts w:ascii="Times New Roman" w:hAnsi="Times New Roman" w:cs="Times New Roman"/>
                <w:noProof/>
                <w:webHidden/>
                <w:sz w:val="24"/>
                <w:szCs w:val="24"/>
              </w:rPr>
              <w:fldChar w:fldCharType="end"/>
            </w:r>
          </w:hyperlink>
        </w:p>
        <w:p w14:paraId="51148333" w14:textId="4FE81098"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67" w:history="1">
            <w:r w:rsidRPr="0072438C">
              <w:rPr>
                <w:rStyle w:val="Hyperlink"/>
                <w:rFonts w:ascii="Times New Roman" w:hAnsi="Times New Roman" w:cs="Times New Roman"/>
                <w:noProof/>
                <w:sz w:val="24"/>
                <w:szCs w:val="24"/>
              </w:rPr>
              <w:t>3.</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Autocorrelation Tests (Detail on Appendix 04)</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_Toc152356967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8</w:t>
            </w:r>
            <w:r w:rsidRPr="0072438C">
              <w:rPr>
                <w:rFonts w:ascii="Times New Roman" w:hAnsi="Times New Roman" w:cs="Times New Roman"/>
                <w:noProof/>
                <w:webHidden/>
                <w:sz w:val="24"/>
                <w:szCs w:val="24"/>
              </w:rPr>
              <w:fldChar w:fldCharType="end"/>
            </w:r>
          </w:hyperlink>
        </w:p>
        <w:p w14:paraId="1AFA15D2" w14:textId="14D165AC" w:rsidR="00B36584" w:rsidRPr="0072438C" w:rsidRDefault="00B36584" w:rsidP="0072438C">
          <w:pPr>
            <w:pStyle w:val="TOC2"/>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68" w:history="1">
            <w:r w:rsidRPr="0072438C">
              <w:rPr>
                <w:rStyle w:val="Hyperlink"/>
                <w:rFonts w:ascii="Times New Roman" w:hAnsi="Times New Roman" w:cs="Times New Roman"/>
                <w:noProof/>
                <w:sz w:val="24"/>
                <w:szCs w:val="24"/>
              </w:rPr>
              <w:t>IV.</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Correction for Violation</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_Toc152356968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9</w:t>
            </w:r>
            <w:r w:rsidRPr="0072438C">
              <w:rPr>
                <w:rFonts w:ascii="Times New Roman" w:hAnsi="Times New Roman" w:cs="Times New Roman"/>
                <w:noProof/>
                <w:webHidden/>
                <w:sz w:val="24"/>
                <w:szCs w:val="24"/>
              </w:rPr>
              <w:fldChar w:fldCharType="end"/>
            </w:r>
          </w:hyperlink>
        </w:p>
        <w:p w14:paraId="0723C80C" w14:textId="403631C7"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69" w:history="1">
            <w:r w:rsidRPr="0072438C">
              <w:rPr>
                <w:rStyle w:val="Hyperlink"/>
                <w:rFonts w:ascii="Times New Roman" w:hAnsi="Times New Roman" w:cs="Times New Roman"/>
                <w:noProof/>
                <w:sz w:val="24"/>
                <w:szCs w:val="24"/>
              </w:rPr>
              <w:t>1.</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Robust’s SE</w:t>
            </w:r>
            <w:r w:rsidRPr="0072438C">
              <w:rPr>
                <w:rFonts w:ascii="Times New Roman" w:hAnsi="Times New Roman" w:cs="Times New Roman"/>
                <w:noProof/>
                <w:webHidden/>
                <w:sz w:val="24"/>
                <w:szCs w:val="24"/>
              </w:rPr>
              <w:tab/>
            </w:r>
            <w:r w:rsidR="0072438C">
              <w:rPr>
                <w:rFonts w:ascii="Times New Roman" w:hAnsi="Times New Roman" w:cs="Times New Roman"/>
                <w:noProof/>
                <w:webHidden/>
                <w:sz w:val="24"/>
                <w:szCs w:val="24"/>
              </w:rPr>
              <w:t>1</w:t>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_Toc152356969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9</w:t>
            </w:r>
            <w:r w:rsidRPr="0072438C">
              <w:rPr>
                <w:rFonts w:ascii="Times New Roman" w:hAnsi="Times New Roman" w:cs="Times New Roman"/>
                <w:noProof/>
                <w:webHidden/>
                <w:sz w:val="24"/>
                <w:szCs w:val="24"/>
              </w:rPr>
              <w:fldChar w:fldCharType="end"/>
            </w:r>
          </w:hyperlink>
        </w:p>
        <w:p w14:paraId="02BE3507" w14:textId="4CA58A12" w:rsidR="00B36584" w:rsidRPr="0072438C" w:rsidRDefault="00B36584" w:rsidP="0072438C">
          <w:pPr>
            <w:pStyle w:val="TOC3"/>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70" w:history="1">
            <w:r w:rsidRPr="0072438C">
              <w:rPr>
                <w:rStyle w:val="Hyperlink"/>
                <w:rFonts w:ascii="Times New Roman" w:hAnsi="Times New Roman" w:cs="Times New Roman"/>
                <w:noProof/>
                <w:sz w:val="24"/>
                <w:szCs w:val="24"/>
              </w:rPr>
              <w:t>2.</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GLS</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_Toc152356970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20</w:t>
            </w:r>
            <w:r w:rsidRPr="0072438C">
              <w:rPr>
                <w:rFonts w:ascii="Times New Roman" w:hAnsi="Times New Roman" w:cs="Times New Roman"/>
                <w:noProof/>
                <w:webHidden/>
                <w:sz w:val="24"/>
                <w:szCs w:val="24"/>
              </w:rPr>
              <w:fldChar w:fldCharType="end"/>
            </w:r>
          </w:hyperlink>
        </w:p>
        <w:p w14:paraId="5604F7A7" w14:textId="1CC2EA1D"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71" w:history="1">
            <w:r w:rsidRPr="0072438C">
              <w:rPr>
                <w:rStyle w:val="Hyperlink"/>
                <w:rFonts w:ascii="Times New Roman" w:hAnsi="Times New Roman" w:cs="Times New Roman"/>
                <w:noProof/>
                <w:sz w:val="24"/>
                <w:szCs w:val="24"/>
              </w:rPr>
              <w:t>V.</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Estimation coefficience</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_Toc152356971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20</w:t>
            </w:r>
            <w:r w:rsidRPr="0072438C">
              <w:rPr>
                <w:rFonts w:ascii="Times New Roman" w:hAnsi="Times New Roman" w:cs="Times New Roman"/>
                <w:noProof/>
                <w:webHidden/>
                <w:sz w:val="24"/>
                <w:szCs w:val="24"/>
              </w:rPr>
              <w:fldChar w:fldCharType="end"/>
            </w:r>
          </w:hyperlink>
        </w:p>
        <w:p w14:paraId="179D9EA9" w14:textId="0E336854"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72" w:history="1">
            <w:r w:rsidRPr="0072438C">
              <w:rPr>
                <w:rStyle w:val="Hyperlink"/>
                <w:rFonts w:ascii="Times New Roman" w:eastAsia="Times New Roman" w:hAnsi="Times New Roman" w:cs="Times New Roman"/>
                <w:noProof/>
                <w:sz w:val="24"/>
                <w:szCs w:val="24"/>
              </w:rPr>
              <w:t>J.</w:t>
            </w:r>
            <w:r w:rsidRPr="0072438C">
              <w:rPr>
                <w:rFonts w:ascii="Times New Roman" w:eastAsiaTheme="minorEastAsia" w:hAnsi="Times New Roman" w:cs="Times New Roman"/>
                <w:noProof/>
                <w:sz w:val="24"/>
                <w:szCs w:val="24"/>
                <w:lang w:val="en-US"/>
              </w:rPr>
              <w:tab/>
            </w:r>
            <w:r w:rsidRPr="0072438C">
              <w:rPr>
                <w:rStyle w:val="Hyperlink"/>
                <w:rFonts w:ascii="Times New Roman" w:eastAsia="Times New Roman" w:hAnsi="Times New Roman" w:cs="Times New Roman"/>
                <w:noProof/>
                <w:sz w:val="24"/>
                <w:szCs w:val="24"/>
              </w:rPr>
              <w:t>Conclusions &amp; Recommendations</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_Toc152356972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21</w:t>
            </w:r>
            <w:r w:rsidRPr="0072438C">
              <w:rPr>
                <w:rFonts w:ascii="Times New Roman" w:hAnsi="Times New Roman" w:cs="Times New Roman"/>
                <w:noProof/>
                <w:webHidden/>
                <w:sz w:val="24"/>
                <w:szCs w:val="24"/>
              </w:rPr>
              <w:fldChar w:fldCharType="end"/>
            </w:r>
          </w:hyperlink>
        </w:p>
        <w:p w14:paraId="14DC6D79" w14:textId="66E708BC"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73" w:history="1">
            <w:r w:rsidRPr="0072438C">
              <w:rPr>
                <w:rStyle w:val="Hyperlink"/>
                <w:rFonts w:ascii="Times New Roman" w:eastAsia="Times New Roman" w:hAnsi="Times New Roman" w:cs="Times New Roman"/>
                <w:noProof/>
                <w:sz w:val="24"/>
                <w:szCs w:val="24"/>
              </w:rPr>
              <w:t>K.</w:t>
            </w:r>
            <w:r w:rsidRPr="0072438C">
              <w:rPr>
                <w:rFonts w:ascii="Times New Roman" w:eastAsiaTheme="minorEastAsia" w:hAnsi="Times New Roman" w:cs="Times New Roman"/>
                <w:noProof/>
                <w:sz w:val="24"/>
                <w:szCs w:val="24"/>
                <w:lang w:val="en-US"/>
              </w:rPr>
              <w:tab/>
            </w:r>
            <w:r w:rsidRPr="0072438C">
              <w:rPr>
                <w:rStyle w:val="Hyperlink"/>
                <w:rFonts w:ascii="Times New Roman" w:eastAsia="Times New Roman" w:hAnsi="Times New Roman" w:cs="Times New Roman"/>
                <w:noProof/>
                <w:sz w:val="24"/>
                <w:szCs w:val="24"/>
              </w:rPr>
              <w:t>References</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_Toc152356973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22</w:t>
            </w:r>
            <w:r w:rsidRPr="0072438C">
              <w:rPr>
                <w:rFonts w:ascii="Times New Roman" w:hAnsi="Times New Roman" w:cs="Times New Roman"/>
                <w:noProof/>
                <w:webHidden/>
                <w:sz w:val="24"/>
                <w:szCs w:val="24"/>
              </w:rPr>
              <w:fldChar w:fldCharType="end"/>
            </w:r>
          </w:hyperlink>
        </w:p>
        <w:p w14:paraId="676077A6" w14:textId="68F30F4B" w:rsidR="00B36584" w:rsidRPr="0072438C" w:rsidRDefault="00B36584" w:rsidP="0072438C">
          <w:pPr>
            <w:pStyle w:val="TOC1"/>
            <w:rPr>
              <w:rFonts w:ascii="Times New Roman" w:eastAsiaTheme="minorEastAsia" w:hAnsi="Times New Roman" w:cs="Times New Roman"/>
              <w:noProof/>
              <w:sz w:val="24"/>
              <w:szCs w:val="24"/>
              <w:lang w:val="en-US"/>
            </w:rPr>
          </w:pPr>
          <w:hyperlink w:anchor="_Toc152356974" w:history="1">
            <w:r w:rsidRPr="0072438C">
              <w:rPr>
                <w:rStyle w:val="Hyperlink"/>
                <w:rFonts w:ascii="Times New Roman" w:hAnsi="Times New Roman" w:cs="Times New Roman"/>
                <w:noProof/>
                <w:sz w:val="24"/>
                <w:szCs w:val="24"/>
              </w:rPr>
              <w:t>L.</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Appendices</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_Toc152356974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25</w:t>
            </w:r>
            <w:r w:rsidRPr="0072438C">
              <w:rPr>
                <w:rFonts w:ascii="Times New Roman" w:hAnsi="Times New Roman" w:cs="Times New Roman"/>
                <w:noProof/>
                <w:webHidden/>
                <w:sz w:val="24"/>
                <w:szCs w:val="24"/>
              </w:rPr>
              <w:fldChar w:fldCharType="end"/>
            </w:r>
          </w:hyperlink>
        </w:p>
        <w:p w14:paraId="7ADAFA16" w14:textId="1171B0AA"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75" w:history="1">
            <w:r w:rsidRPr="0072438C">
              <w:rPr>
                <w:rStyle w:val="Hyperlink"/>
                <w:rFonts w:ascii="Times New Roman" w:hAnsi="Times New Roman" w:cs="Times New Roman"/>
                <w:noProof/>
                <w:sz w:val="24"/>
                <w:szCs w:val="24"/>
              </w:rPr>
              <w:t>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Appendix 01: The correlation matrix between independent variables (Source: Author’s calculation by Stata)</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_Toc152356975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25</w:t>
            </w:r>
            <w:r w:rsidRPr="0072438C">
              <w:rPr>
                <w:rFonts w:ascii="Times New Roman" w:hAnsi="Times New Roman" w:cs="Times New Roman"/>
                <w:noProof/>
                <w:webHidden/>
                <w:sz w:val="24"/>
                <w:szCs w:val="24"/>
              </w:rPr>
              <w:fldChar w:fldCharType="end"/>
            </w:r>
          </w:hyperlink>
        </w:p>
        <w:p w14:paraId="3DB91594" w14:textId="16DD758E"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76" w:history="1">
            <w:r w:rsidRPr="0072438C">
              <w:rPr>
                <w:rStyle w:val="Hyperlink"/>
                <w:rFonts w:ascii="Times New Roman" w:hAnsi="Times New Roman" w:cs="Times New Roman"/>
                <w:noProof/>
                <w:sz w:val="24"/>
                <w:szCs w:val="24"/>
              </w:rPr>
              <w:t>II.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Appendix 2: Explanation for expected signs for independent variables</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_Toc152356976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26</w:t>
            </w:r>
            <w:r w:rsidRPr="0072438C">
              <w:rPr>
                <w:rFonts w:ascii="Times New Roman" w:hAnsi="Times New Roman" w:cs="Times New Roman"/>
                <w:noProof/>
                <w:webHidden/>
                <w:sz w:val="24"/>
                <w:szCs w:val="24"/>
              </w:rPr>
              <w:fldChar w:fldCharType="end"/>
            </w:r>
          </w:hyperlink>
        </w:p>
        <w:p w14:paraId="007DA4B6" w14:textId="3FD44485" w:rsidR="00B36584" w:rsidRPr="0072438C" w:rsidRDefault="00B36584" w:rsidP="0072438C">
          <w:pPr>
            <w:pStyle w:val="TOC2"/>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77" w:history="1">
            <w:r w:rsidRPr="0072438C">
              <w:rPr>
                <w:rStyle w:val="Hyperlink"/>
                <w:rFonts w:ascii="Times New Roman" w:hAnsi="Times New Roman" w:cs="Times New Roman"/>
                <w:noProof/>
                <w:sz w:val="24"/>
                <w:szCs w:val="24"/>
              </w:rPr>
              <w:t>III.</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Appendix 03: Hausman Test Details</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_Toc152356977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28</w:t>
            </w:r>
            <w:r w:rsidRPr="0072438C">
              <w:rPr>
                <w:rFonts w:ascii="Times New Roman" w:hAnsi="Times New Roman" w:cs="Times New Roman"/>
                <w:noProof/>
                <w:webHidden/>
                <w:sz w:val="24"/>
                <w:szCs w:val="24"/>
              </w:rPr>
              <w:fldChar w:fldCharType="end"/>
            </w:r>
          </w:hyperlink>
        </w:p>
        <w:p w14:paraId="6F249AB4" w14:textId="62A8A64A" w:rsidR="00B36584" w:rsidRPr="0072438C" w:rsidRDefault="00B36584" w:rsidP="0072438C">
          <w:pPr>
            <w:pStyle w:val="TOC2"/>
            <w:tabs>
              <w:tab w:val="left" w:pos="880"/>
              <w:tab w:val="right" w:leader="dot" w:pos="9350"/>
            </w:tabs>
            <w:spacing w:line="360" w:lineRule="auto"/>
            <w:jc w:val="both"/>
            <w:rPr>
              <w:rFonts w:ascii="Times New Roman" w:eastAsiaTheme="minorEastAsia" w:hAnsi="Times New Roman" w:cs="Times New Roman"/>
              <w:noProof/>
              <w:sz w:val="24"/>
              <w:szCs w:val="24"/>
              <w:lang w:val="en-US"/>
            </w:rPr>
          </w:pPr>
          <w:hyperlink w:anchor="_Toc152356978" w:history="1">
            <w:r w:rsidRPr="0072438C">
              <w:rPr>
                <w:rStyle w:val="Hyperlink"/>
                <w:rFonts w:ascii="Times New Roman" w:hAnsi="Times New Roman" w:cs="Times New Roman"/>
                <w:noProof/>
                <w:sz w:val="24"/>
                <w:szCs w:val="24"/>
              </w:rPr>
              <w:t>IV.</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Appendix 04: Test for random effect model and serial correlation</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_Toc152356978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29</w:t>
            </w:r>
            <w:r w:rsidRPr="0072438C">
              <w:rPr>
                <w:rFonts w:ascii="Times New Roman" w:hAnsi="Times New Roman" w:cs="Times New Roman"/>
                <w:noProof/>
                <w:webHidden/>
                <w:sz w:val="24"/>
                <w:szCs w:val="24"/>
              </w:rPr>
              <w:fldChar w:fldCharType="end"/>
            </w:r>
          </w:hyperlink>
        </w:p>
        <w:p w14:paraId="6A4FDB42" w14:textId="558F7891" w:rsidR="00B36584" w:rsidRPr="0072438C" w:rsidRDefault="00B36584" w:rsidP="0072438C">
          <w:pPr>
            <w:pStyle w:val="TOC2"/>
            <w:tabs>
              <w:tab w:val="left" w:pos="660"/>
              <w:tab w:val="right" w:leader="dot" w:pos="9350"/>
            </w:tabs>
            <w:spacing w:line="360" w:lineRule="auto"/>
            <w:jc w:val="both"/>
            <w:rPr>
              <w:rFonts w:ascii="Times New Roman" w:eastAsiaTheme="minorEastAsia" w:hAnsi="Times New Roman" w:cs="Times New Roman"/>
              <w:noProof/>
              <w:sz w:val="24"/>
              <w:szCs w:val="24"/>
              <w:lang w:val="en-US"/>
            </w:rPr>
          </w:pPr>
          <w:hyperlink w:anchor="_Toc152356979" w:history="1">
            <w:r w:rsidRPr="0072438C">
              <w:rPr>
                <w:rStyle w:val="Hyperlink"/>
                <w:rFonts w:ascii="Times New Roman" w:hAnsi="Times New Roman" w:cs="Times New Roman"/>
                <w:noProof/>
                <w:sz w:val="24"/>
                <w:szCs w:val="24"/>
              </w:rPr>
              <w:t>V.</w:t>
            </w:r>
            <w:r w:rsidRPr="0072438C">
              <w:rPr>
                <w:rFonts w:ascii="Times New Roman" w:eastAsiaTheme="minorEastAsia" w:hAnsi="Times New Roman" w:cs="Times New Roman"/>
                <w:noProof/>
                <w:sz w:val="24"/>
                <w:szCs w:val="24"/>
                <w:lang w:val="en-US"/>
              </w:rPr>
              <w:tab/>
            </w:r>
            <w:r w:rsidRPr="0072438C">
              <w:rPr>
                <w:rStyle w:val="Hyperlink"/>
                <w:rFonts w:ascii="Times New Roman" w:hAnsi="Times New Roman" w:cs="Times New Roman"/>
                <w:noProof/>
                <w:sz w:val="24"/>
                <w:szCs w:val="24"/>
              </w:rPr>
              <w:t>Appendix 05: The 3-stages GLS Model to correcting the Violation (Solution 2)</w:t>
            </w:r>
            <w:r w:rsidRPr="0072438C">
              <w:rPr>
                <w:rFonts w:ascii="Times New Roman" w:hAnsi="Times New Roman" w:cs="Times New Roman"/>
                <w:noProof/>
                <w:webHidden/>
                <w:sz w:val="24"/>
                <w:szCs w:val="24"/>
              </w:rPr>
              <w:tab/>
            </w:r>
            <w:r w:rsidRPr="0072438C">
              <w:rPr>
                <w:rFonts w:ascii="Times New Roman" w:hAnsi="Times New Roman" w:cs="Times New Roman"/>
                <w:noProof/>
                <w:webHidden/>
                <w:sz w:val="24"/>
                <w:szCs w:val="24"/>
              </w:rPr>
              <w:fldChar w:fldCharType="begin"/>
            </w:r>
            <w:r w:rsidRPr="0072438C">
              <w:rPr>
                <w:rFonts w:ascii="Times New Roman" w:hAnsi="Times New Roman" w:cs="Times New Roman"/>
                <w:noProof/>
                <w:webHidden/>
                <w:sz w:val="24"/>
                <w:szCs w:val="24"/>
              </w:rPr>
              <w:instrText xml:space="preserve"> PAGEREF _Toc152356979 \h </w:instrText>
            </w:r>
            <w:r w:rsidRPr="0072438C">
              <w:rPr>
                <w:rFonts w:ascii="Times New Roman" w:hAnsi="Times New Roman" w:cs="Times New Roman"/>
                <w:noProof/>
                <w:webHidden/>
                <w:sz w:val="24"/>
                <w:szCs w:val="24"/>
              </w:rPr>
            </w:r>
            <w:r w:rsidRPr="0072438C">
              <w:rPr>
                <w:rFonts w:ascii="Times New Roman" w:hAnsi="Times New Roman" w:cs="Times New Roman"/>
                <w:noProof/>
                <w:webHidden/>
                <w:sz w:val="24"/>
                <w:szCs w:val="24"/>
              </w:rPr>
              <w:fldChar w:fldCharType="separate"/>
            </w:r>
            <w:r w:rsidR="0072438C">
              <w:rPr>
                <w:rFonts w:ascii="Times New Roman" w:hAnsi="Times New Roman" w:cs="Times New Roman"/>
                <w:noProof/>
                <w:webHidden/>
                <w:sz w:val="24"/>
                <w:szCs w:val="24"/>
              </w:rPr>
              <w:t>30</w:t>
            </w:r>
            <w:r w:rsidRPr="0072438C">
              <w:rPr>
                <w:rFonts w:ascii="Times New Roman" w:hAnsi="Times New Roman" w:cs="Times New Roman"/>
                <w:noProof/>
                <w:webHidden/>
                <w:sz w:val="24"/>
                <w:szCs w:val="24"/>
              </w:rPr>
              <w:fldChar w:fldCharType="end"/>
            </w:r>
          </w:hyperlink>
        </w:p>
        <w:p w14:paraId="262FD92C" w14:textId="6C97E23E" w:rsidR="00B36584" w:rsidRPr="0072438C" w:rsidRDefault="00B36584" w:rsidP="0072438C">
          <w:pPr>
            <w:spacing w:line="360" w:lineRule="auto"/>
            <w:jc w:val="both"/>
            <w:rPr>
              <w:rFonts w:ascii="Times New Roman" w:hAnsi="Times New Roman" w:cs="Times New Roman"/>
              <w:sz w:val="24"/>
              <w:szCs w:val="24"/>
            </w:rPr>
          </w:pPr>
          <w:r w:rsidRPr="0072438C">
            <w:rPr>
              <w:rFonts w:ascii="Times New Roman" w:hAnsi="Times New Roman" w:cs="Times New Roman"/>
              <w:b/>
              <w:bCs/>
              <w:noProof/>
              <w:sz w:val="24"/>
              <w:szCs w:val="24"/>
            </w:rPr>
            <w:fldChar w:fldCharType="end"/>
          </w:r>
        </w:p>
      </w:sdtContent>
    </w:sdt>
    <w:p w14:paraId="16810C0D" w14:textId="233CF9A7" w:rsidR="00F625B9" w:rsidRPr="00B36584" w:rsidRDefault="00F625B9" w:rsidP="00B36584">
      <w:pPr>
        <w:pStyle w:val="TOC2"/>
        <w:tabs>
          <w:tab w:val="left" w:pos="660"/>
          <w:tab w:val="right" w:leader="dot" w:pos="9360"/>
        </w:tabs>
        <w:spacing w:before="60" w:after="60" w:line="360" w:lineRule="auto"/>
        <w:jc w:val="both"/>
        <w:rPr>
          <w:rFonts w:ascii="Times New Roman" w:hAnsi="Times New Roman" w:cs="Times New Roman"/>
          <w:color w:val="0000FF" w:themeColor="hyperlink"/>
          <w:u w:val="single"/>
        </w:rPr>
      </w:pPr>
      <w:r w:rsidRPr="00B36584">
        <w:rPr>
          <w:rFonts w:ascii="Times New Roman" w:hAnsi="Times New Roman" w:cs="Times New Roman"/>
        </w:rPr>
        <w:t xml:space="preserve"> </w:t>
      </w:r>
    </w:p>
    <w:p w14:paraId="6FE1260E" w14:textId="5C571D5D" w:rsidR="00F625B9" w:rsidRPr="00B36584" w:rsidRDefault="00F625B9" w:rsidP="00B36584">
      <w:pPr>
        <w:spacing w:line="360" w:lineRule="auto"/>
        <w:jc w:val="both"/>
        <w:rPr>
          <w:rFonts w:ascii="Times New Roman" w:hAnsi="Times New Roman" w:cs="Times New Roman"/>
        </w:rPr>
      </w:pPr>
    </w:p>
    <w:p w14:paraId="19736CC6" w14:textId="77777777" w:rsidR="00F625B9" w:rsidRPr="00B36584" w:rsidRDefault="00F625B9" w:rsidP="00B36584">
      <w:pPr>
        <w:pStyle w:val="Heading1"/>
        <w:spacing w:line="360" w:lineRule="auto"/>
        <w:rPr>
          <w:rFonts w:cs="Times New Roman"/>
        </w:rPr>
      </w:pPr>
      <w:bookmarkStart w:id="4" w:name="_Toc152356669"/>
      <w:bookmarkStart w:id="5" w:name="_Toc152356936"/>
      <w:r w:rsidRPr="00B36584">
        <w:rPr>
          <w:rFonts w:cs="Times New Roman"/>
        </w:rPr>
        <w:lastRenderedPageBreak/>
        <w:t>Table of tables</w:t>
      </w:r>
      <w:bookmarkEnd w:id="4"/>
      <w:bookmarkEnd w:id="5"/>
    </w:p>
    <w:p w14:paraId="05B3AAEC" w14:textId="59B35D70"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r w:rsidRPr="00B36584">
        <w:rPr>
          <w:rFonts w:ascii="Times New Roman" w:hAnsi="Times New Roman" w:cs="Times New Roman"/>
        </w:rPr>
        <w:fldChar w:fldCharType="begin"/>
      </w:r>
      <w:r w:rsidRPr="00B36584">
        <w:rPr>
          <w:rFonts w:ascii="Times New Roman" w:hAnsi="Times New Roman" w:cs="Times New Roman"/>
        </w:rPr>
        <w:instrText xml:space="preserve"> TOC \h \z \c "Table" </w:instrText>
      </w:r>
      <w:r w:rsidRPr="00B36584">
        <w:rPr>
          <w:rFonts w:ascii="Times New Roman" w:hAnsi="Times New Roman" w:cs="Times New Roman"/>
        </w:rPr>
        <w:fldChar w:fldCharType="separate"/>
      </w:r>
      <w:hyperlink w:anchor="_Toc152356572" w:history="1">
        <w:r w:rsidRPr="00B36584">
          <w:rPr>
            <w:rStyle w:val="Hyperlink"/>
            <w:rFonts w:ascii="Times New Roman" w:hAnsi="Times New Roman" w:cs="Times New Roman"/>
            <w:b w:val="0"/>
            <w:bCs w:val="0"/>
            <w:noProof/>
            <w:sz w:val="24"/>
            <w:szCs w:val="24"/>
          </w:rPr>
          <w:t>Table 1: Expected Signs of Independent Variables on SP</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_Toc152356572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4</w:t>
        </w:r>
        <w:r w:rsidRPr="00B36584">
          <w:rPr>
            <w:rFonts w:ascii="Times New Roman" w:hAnsi="Times New Roman" w:cs="Times New Roman"/>
            <w:b w:val="0"/>
            <w:bCs w:val="0"/>
            <w:noProof/>
            <w:webHidden/>
            <w:sz w:val="24"/>
            <w:szCs w:val="24"/>
          </w:rPr>
          <w:fldChar w:fldCharType="end"/>
        </w:r>
      </w:hyperlink>
    </w:p>
    <w:p w14:paraId="58B0E2B8" w14:textId="264C9A04"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73" w:history="1">
        <w:r w:rsidRPr="00B36584">
          <w:rPr>
            <w:rStyle w:val="Hyperlink"/>
            <w:rFonts w:ascii="Times New Roman" w:hAnsi="Times New Roman" w:cs="Times New Roman"/>
            <w:b w:val="0"/>
            <w:bCs w:val="0"/>
            <w:noProof/>
            <w:sz w:val="24"/>
            <w:szCs w:val="24"/>
          </w:rPr>
          <w:t xml:space="preserve">Table 2: </w:t>
        </w:r>
        <w:r w:rsidRPr="00B36584">
          <w:rPr>
            <w:rStyle w:val="Hyperlink"/>
            <w:rFonts w:ascii="Times New Roman" w:eastAsia="Times New Roman" w:hAnsi="Times New Roman" w:cs="Times New Roman"/>
            <w:b w:val="0"/>
            <w:bCs w:val="0"/>
            <w:noProof/>
            <w:sz w:val="24"/>
            <w:szCs w:val="24"/>
          </w:rPr>
          <w:t>Data description</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_Toc152356573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6</w:t>
        </w:r>
        <w:r w:rsidRPr="00B36584">
          <w:rPr>
            <w:rFonts w:ascii="Times New Roman" w:hAnsi="Times New Roman" w:cs="Times New Roman"/>
            <w:b w:val="0"/>
            <w:bCs w:val="0"/>
            <w:noProof/>
            <w:webHidden/>
            <w:sz w:val="24"/>
            <w:szCs w:val="24"/>
          </w:rPr>
          <w:fldChar w:fldCharType="end"/>
        </w:r>
      </w:hyperlink>
    </w:p>
    <w:p w14:paraId="14F69586" w14:textId="74F3098F"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74" w:history="1">
        <w:r w:rsidRPr="00B36584">
          <w:rPr>
            <w:rStyle w:val="Hyperlink"/>
            <w:rFonts w:ascii="Times New Roman" w:hAnsi="Times New Roman" w:cs="Times New Roman"/>
            <w:b w:val="0"/>
            <w:bCs w:val="0"/>
            <w:noProof/>
            <w:sz w:val="24"/>
            <w:szCs w:val="24"/>
          </w:rPr>
          <w:t xml:space="preserve">Table 3: </w:t>
        </w:r>
        <w:r w:rsidRPr="00B36584">
          <w:rPr>
            <w:rStyle w:val="Hyperlink"/>
            <w:rFonts w:ascii="Times New Roman" w:eastAsia="Times New Roman" w:hAnsi="Times New Roman" w:cs="Times New Roman"/>
            <w:b w:val="0"/>
            <w:bCs w:val="0"/>
            <w:noProof/>
            <w:sz w:val="24"/>
            <w:szCs w:val="24"/>
          </w:rPr>
          <w:t>The brief result of Hausman Test</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_Toc152356574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6</w:t>
        </w:r>
        <w:r w:rsidRPr="00B36584">
          <w:rPr>
            <w:rFonts w:ascii="Times New Roman" w:hAnsi="Times New Roman" w:cs="Times New Roman"/>
            <w:b w:val="0"/>
            <w:bCs w:val="0"/>
            <w:noProof/>
            <w:webHidden/>
            <w:sz w:val="24"/>
            <w:szCs w:val="24"/>
          </w:rPr>
          <w:fldChar w:fldCharType="end"/>
        </w:r>
      </w:hyperlink>
    </w:p>
    <w:p w14:paraId="52D2DFA4" w14:textId="2FD03DBD"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75" w:history="1">
        <w:r w:rsidRPr="00B36584">
          <w:rPr>
            <w:rStyle w:val="Hyperlink"/>
            <w:rFonts w:ascii="Times New Roman" w:hAnsi="Times New Roman" w:cs="Times New Roman"/>
            <w:b w:val="0"/>
            <w:bCs w:val="0"/>
            <w:noProof/>
            <w:sz w:val="24"/>
            <w:szCs w:val="24"/>
          </w:rPr>
          <w:t>Table 4: R-squares of random REM</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_Toc152356575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6</w:t>
        </w:r>
        <w:r w:rsidRPr="00B36584">
          <w:rPr>
            <w:rFonts w:ascii="Times New Roman" w:hAnsi="Times New Roman" w:cs="Times New Roman"/>
            <w:b w:val="0"/>
            <w:bCs w:val="0"/>
            <w:noProof/>
            <w:webHidden/>
            <w:sz w:val="24"/>
            <w:szCs w:val="24"/>
          </w:rPr>
          <w:fldChar w:fldCharType="end"/>
        </w:r>
      </w:hyperlink>
    </w:p>
    <w:p w14:paraId="7EDA65A0" w14:textId="44F7F473"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76" w:history="1">
        <w:r w:rsidRPr="00B36584">
          <w:rPr>
            <w:rStyle w:val="Hyperlink"/>
            <w:rFonts w:ascii="Times New Roman" w:hAnsi="Times New Roman" w:cs="Times New Roman"/>
            <w:b w:val="0"/>
            <w:bCs w:val="0"/>
            <w:noProof/>
            <w:sz w:val="24"/>
            <w:szCs w:val="24"/>
          </w:rPr>
          <w:t>Table 5: Standard error and z-value of REM</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_Toc152356576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7</w:t>
        </w:r>
        <w:r w:rsidRPr="00B36584">
          <w:rPr>
            <w:rFonts w:ascii="Times New Roman" w:hAnsi="Times New Roman" w:cs="Times New Roman"/>
            <w:b w:val="0"/>
            <w:bCs w:val="0"/>
            <w:noProof/>
            <w:webHidden/>
            <w:sz w:val="24"/>
            <w:szCs w:val="24"/>
          </w:rPr>
          <w:fldChar w:fldCharType="end"/>
        </w:r>
      </w:hyperlink>
    </w:p>
    <w:p w14:paraId="1B799D2B" w14:textId="3306433F"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77" w:history="1">
        <w:r w:rsidRPr="00B36584">
          <w:rPr>
            <w:rStyle w:val="Hyperlink"/>
            <w:rFonts w:ascii="Times New Roman" w:hAnsi="Times New Roman" w:cs="Times New Roman"/>
            <w:b w:val="0"/>
            <w:bCs w:val="0"/>
            <w:noProof/>
            <w:sz w:val="24"/>
            <w:szCs w:val="24"/>
          </w:rPr>
          <w:t>Table 6: Brief Heteroscedasticity Wald Test’s Result for REM</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_Toc152356577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7</w:t>
        </w:r>
        <w:r w:rsidRPr="00B36584">
          <w:rPr>
            <w:rFonts w:ascii="Times New Roman" w:hAnsi="Times New Roman" w:cs="Times New Roman"/>
            <w:b w:val="0"/>
            <w:bCs w:val="0"/>
            <w:noProof/>
            <w:webHidden/>
            <w:sz w:val="24"/>
            <w:szCs w:val="24"/>
          </w:rPr>
          <w:fldChar w:fldCharType="end"/>
        </w:r>
      </w:hyperlink>
    </w:p>
    <w:p w14:paraId="238F3FC8" w14:textId="75F08B58"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78" w:history="1">
        <w:r w:rsidRPr="00B36584">
          <w:rPr>
            <w:rStyle w:val="Hyperlink"/>
            <w:rFonts w:ascii="Times New Roman" w:hAnsi="Times New Roman" w:cs="Times New Roman"/>
            <w:b w:val="0"/>
            <w:bCs w:val="0"/>
            <w:noProof/>
            <w:sz w:val="24"/>
            <w:szCs w:val="24"/>
          </w:rPr>
          <w:t>Table 7: Brief Breusch and Pagan LM Test Result for REM</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_Toc152356578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8</w:t>
        </w:r>
        <w:r w:rsidRPr="00B36584">
          <w:rPr>
            <w:rFonts w:ascii="Times New Roman" w:hAnsi="Times New Roman" w:cs="Times New Roman"/>
            <w:b w:val="0"/>
            <w:bCs w:val="0"/>
            <w:noProof/>
            <w:webHidden/>
            <w:sz w:val="24"/>
            <w:szCs w:val="24"/>
          </w:rPr>
          <w:fldChar w:fldCharType="end"/>
        </w:r>
      </w:hyperlink>
    </w:p>
    <w:p w14:paraId="498EA83C" w14:textId="1DDCC28F"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79" w:history="1">
        <w:r w:rsidRPr="00B36584">
          <w:rPr>
            <w:rStyle w:val="Hyperlink"/>
            <w:rFonts w:ascii="Times New Roman" w:hAnsi="Times New Roman" w:cs="Times New Roman"/>
            <w:b w:val="0"/>
            <w:bCs w:val="0"/>
            <w:noProof/>
            <w:sz w:val="24"/>
            <w:szCs w:val="24"/>
          </w:rPr>
          <w:t>Table 8: Autocorrelation Test Result for REM</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_Toc152356579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8</w:t>
        </w:r>
        <w:r w:rsidRPr="00B36584">
          <w:rPr>
            <w:rFonts w:ascii="Times New Roman" w:hAnsi="Times New Roman" w:cs="Times New Roman"/>
            <w:b w:val="0"/>
            <w:bCs w:val="0"/>
            <w:noProof/>
            <w:webHidden/>
            <w:sz w:val="24"/>
            <w:szCs w:val="24"/>
          </w:rPr>
          <w:fldChar w:fldCharType="end"/>
        </w:r>
      </w:hyperlink>
    </w:p>
    <w:p w14:paraId="00D8D1B4" w14:textId="394D9886"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80" w:history="1">
        <w:r w:rsidRPr="00B36584">
          <w:rPr>
            <w:rStyle w:val="Hyperlink"/>
            <w:rFonts w:ascii="Times New Roman" w:hAnsi="Times New Roman" w:cs="Times New Roman"/>
            <w:b w:val="0"/>
            <w:bCs w:val="0"/>
            <w:noProof/>
            <w:sz w:val="24"/>
            <w:szCs w:val="24"/>
          </w:rPr>
          <w:t>Table 9: Differences of Standard Error after applying Robust</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_Toc152356580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9</w:t>
        </w:r>
        <w:r w:rsidRPr="00B36584">
          <w:rPr>
            <w:rFonts w:ascii="Times New Roman" w:hAnsi="Times New Roman" w:cs="Times New Roman"/>
            <w:b w:val="0"/>
            <w:bCs w:val="0"/>
            <w:noProof/>
            <w:webHidden/>
            <w:sz w:val="24"/>
            <w:szCs w:val="24"/>
          </w:rPr>
          <w:fldChar w:fldCharType="end"/>
        </w:r>
      </w:hyperlink>
    </w:p>
    <w:p w14:paraId="18F199F2" w14:textId="0BD7F314"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81" w:history="1">
        <w:r w:rsidRPr="00B36584">
          <w:rPr>
            <w:rStyle w:val="Hyperlink"/>
            <w:rFonts w:ascii="Times New Roman" w:hAnsi="Times New Roman" w:cs="Times New Roman"/>
            <w:b w:val="0"/>
            <w:bCs w:val="0"/>
            <w:noProof/>
            <w:sz w:val="24"/>
            <w:szCs w:val="24"/>
          </w:rPr>
          <w:t>Table 10: Beta Coeffience, probability and significance of fixed model</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_Toc152356581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10</w:t>
        </w:r>
        <w:r w:rsidRPr="00B36584">
          <w:rPr>
            <w:rFonts w:ascii="Times New Roman" w:hAnsi="Times New Roman" w:cs="Times New Roman"/>
            <w:b w:val="0"/>
            <w:bCs w:val="0"/>
            <w:noProof/>
            <w:webHidden/>
            <w:sz w:val="24"/>
            <w:szCs w:val="24"/>
          </w:rPr>
          <w:fldChar w:fldCharType="end"/>
        </w:r>
      </w:hyperlink>
    </w:p>
    <w:p w14:paraId="07AB8B32" w14:textId="0CF360B6"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82" w:history="1">
        <w:r w:rsidRPr="00B36584">
          <w:rPr>
            <w:rStyle w:val="Hyperlink"/>
            <w:rFonts w:ascii="Times New Roman" w:hAnsi="Times New Roman" w:cs="Times New Roman"/>
            <w:b w:val="0"/>
            <w:bCs w:val="0"/>
            <w:noProof/>
            <w:sz w:val="24"/>
            <w:szCs w:val="24"/>
          </w:rPr>
          <w:t>Table 11: The correlation matrix between independent variables</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_Toc152356582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15</w:t>
        </w:r>
        <w:r w:rsidRPr="00B36584">
          <w:rPr>
            <w:rFonts w:ascii="Times New Roman" w:hAnsi="Times New Roman" w:cs="Times New Roman"/>
            <w:b w:val="0"/>
            <w:bCs w:val="0"/>
            <w:noProof/>
            <w:webHidden/>
            <w:sz w:val="24"/>
            <w:szCs w:val="24"/>
          </w:rPr>
          <w:fldChar w:fldCharType="end"/>
        </w:r>
      </w:hyperlink>
    </w:p>
    <w:p w14:paraId="5B07B792" w14:textId="4BB38A2A"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83" w:history="1">
        <w:r w:rsidRPr="00B36584">
          <w:rPr>
            <w:rStyle w:val="Hyperlink"/>
            <w:rFonts w:ascii="Times New Roman" w:hAnsi="Times New Roman" w:cs="Times New Roman"/>
            <w:b w:val="0"/>
            <w:bCs w:val="0"/>
            <w:noProof/>
            <w:sz w:val="24"/>
            <w:szCs w:val="24"/>
          </w:rPr>
          <w:t>Table 12: Explanation for expected signs for independent variables</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_Toc152356583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18</w:t>
        </w:r>
        <w:r w:rsidRPr="00B36584">
          <w:rPr>
            <w:rFonts w:ascii="Times New Roman" w:hAnsi="Times New Roman" w:cs="Times New Roman"/>
            <w:b w:val="0"/>
            <w:bCs w:val="0"/>
            <w:noProof/>
            <w:webHidden/>
            <w:sz w:val="24"/>
            <w:szCs w:val="24"/>
          </w:rPr>
          <w:fldChar w:fldCharType="end"/>
        </w:r>
      </w:hyperlink>
    </w:p>
    <w:p w14:paraId="521A3949" w14:textId="0C3DF7B1"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84" w:history="1">
        <w:r w:rsidRPr="00B36584">
          <w:rPr>
            <w:rStyle w:val="Hyperlink"/>
            <w:rFonts w:ascii="Times New Roman" w:hAnsi="Times New Roman" w:cs="Times New Roman"/>
            <w:b w:val="0"/>
            <w:bCs w:val="0"/>
            <w:noProof/>
            <w:sz w:val="24"/>
            <w:szCs w:val="24"/>
          </w:rPr>
          <w:t>Table 13</w:t>
        </w:r>
        <w:r w:rsidRPr="00B36584">
          <w:rPr>
            <w:rStyle w:val="Hyperlink"/>
            <w:rFonts w:ascii="Times New Roman" w:eastAsia="Times New Roman" w:hAnsi="Times New Roman" w:cs="Times New Roman"/>
            <w:b w:val="0"/>
            <w:bCs w:val="0"/>
            <w:noProof/>
            <w:sz w:val="24"/>
            <w:szCs w:val="24"/>
          </w:rPr>
          <w:t>: Detail Hausman Test</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_Toc152356584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19</w:t>
        </w:r>
        <w:r w:rsidRPr="00B36584">
          <w:rPr>
            <w:rFonts w:ascii="Times New Roman" w:hAnsi="Times New Roman" w:cs="Times New Roman"/>
            <w:b w:val="0"/>
            <w:bCs w:val="0"/>
            <w:noProof/>
            <w:webHidden/>
            <w:sz w:val="24"/>
            <w:szCs w:val="24"/>
          </w:rPr>
          <w:fldChar w:fldCharType="end"/>
        </w:r>
      </w:hyperlink>
    </w:p>
    <w:p w14:paraId="53149490" w14:textId="68177304"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85" w:history="1">
        <w:r w:rsidRPr="00B36584">
          <w:rPr>
            <w:rStyle w:val="Hyperlink"/>
            <w:rFonts w:ascii="Times New Roman" w:hAnsi="Times New Roman" w:cs="Times New Roman"/>
            <w:b w:val="0"/>
            <w:bCs w:val="0"/>
            <w:noProof/>
            <w:sz w:val="24"/>
            <w:szCs w:val="24"/>
          </w:rPr>
          <w:t>Table 14: The details of Breusch and Pagen Lagrangian Test</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_Toc152356585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19</w:t>
        </w:r>
        <w:r w:rsidRPr="00B36584">
          <w:rPr>
            <w:rFonts w:ascii="Times New Roman" w:hAnsi="Times New Roman" w:cs="Times New Roman"/>
            <w:b w:val="0"/>
            <w:bCs w:val="0"/>
            <w:noProof/>
            <w:webHidden/>
            <w:sz w:val="24"/>
            <w:szCs w:val="24"/>
          </w:rPr>
          <w:fldChar w:fldCharType="end"/>
        </w:r>
      </w:hyperlink>
    </w:p>
    <w:p w14:paraId="5794397E" w14:textId="3D955000"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4"/>
          <w:szCs w:val="24"/>
          <w:lang w:val="en-US"/>
        </w:rPr>
      </w:pPr>
      <w:hyperlink w:anchor="_Toc152356586" w:history="1">
        <w:r w:rsidRPr="00B36584">
          <w:rPr>
            <w:rStyle w:val="Hyperlink"/>
            <w:rFonts w:ascii="Times New Roman" w:hAnsi="Times New Roman" w:cs="Times New Roman"/>
            <w:b w:val="0"/>
            <w:bCs w:val="0"/>
            <w:noProof/>
            <w:sz w:val="24"/>
            <w:szCs w:val="24"/>
          </w:rPr>
          <w:t>Table 15: Details of test for random effect model and serial correlation</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_Toc152356586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20</w:t>
        </w:r>
        <w:r w:rsidRPr="00B36584">
          <w:rPr>
            <w:rFonts w:ascii="Times New Roman" w:hAnsi="Times New Roman" w:cs="Times New Roman"/>
            <w:b w:val="0"/>
            <w:bCs w:val="0"/>
            <w:noProof/>
            <w:webHidden/>
            <w:sz w:val="24"/>
            <w:szCs w:val="24"/>
          </w:rPr>
          <w:fldChar w:fldCharType="end"/>
        </w:r>
      </w:hyperlink>
    </w:p>
    <w:p w14:paraId="6C6E872A" w14:textId="6F26498F" w:rsidR="00F625B9" w:rsidRPr="00B36584" w:rsidRDefault="00F625B9" w:rsidP="00B36584">
      <w:pPr>
        <w:pStyle w:val="TableofFigures"/>
        <w:tabs>
          <w:tab w:val="right" w:leader="dot" w:pos="9350"/>
        </w:tabs>
        <w:spacing w:line="360" w:lineRule="auto"/>
        <w:jc w:val="both"/>
        <w:rPr>
          <w:rFonts w:ascii="Times New Roman" w:eastAsiaTheme="minorEastAsia" w:hAnsi="Times New Roman" w:cs="Times New Roman"/>
          <w:b w:val="0"/>
          <w:bCs w:val="0"/>
          <w:noProof/>
          <w:sz w:val="22"/>
          <w:szCs w:val="22"/>
          <w:lang w:val="en-US"/>
        </w:rPr>
      </w:pPr>
      <w:hyperlink w:anchor="_Toc152356587" w:history="1">
        <w:r w:rsidRPr="00B36584">
          <w:rPr>
            <w:rStyle w:val="Hyperlink"/>
            <w:rFonts w:ascii="Times New Roman" w:hAnsi="Times New Roman" w:cs="Times New Roman"/>
            <w:b w:val="0"/>
            <w:bCs w:val="0"/>
            <w:noProof/>
            <w:sz w:val="24"/>
            <w:szCs w:val="24"/>
          </w:rPr>
          <w:t>Table 16: 3-stage GLS Regression Results.</w:t>
        </w:r>
        <w:r w:rsidRPr="00B36584">
          <w:rPr>
            <w:rFonts w:ascii="Times New Roman" w:hAnsi="Times New Roman" w:cs="Times New Roman"/>
            <w:b w:val="0"/>
            <w:bCs w:val="0"/>
            <w:noProof/>
            <w:webHidden/>
            <w:sz w:val="24"/>
            <w:szCs w:val="24"/>
          </w:rPr>
          <w:tab/>
        </w:r>
        <w:r w:rsidRPr="00B36584">
          <w:rPr>
            <w:rFonts w:ascii="Times New Roman" w:hAnsi="Times New Roman" w:cs="Times New Roman"/>
            <w:b w:val="0"/>
            <w:bCs w:val="0"/>
            <w:noProof/>
            <w:webHidden/>
            <w:sz w:val="24"/>
            <w:szCs w:val="24"/>
          </w:rPr>
          <w:fldChar w:fldCharType="begin"/>
        </w:r>
        <w:r w:rsidRPr="00B36584">
          <w:rPr>
            <w:rFonts w:ascii="Times New Roman" w:hAnsi="Times New Roman" w:cs="Times New Roman"/>
            <w:b w:val="0"/>
            <w:bCs w:val="0"/>
            <w:noProof/>
            <w:webHidden/>
            <w:sz w:val="24"/>
            <w:szCs w:val="24"/>
          </w:rPr>
          <w:instrText xml:space="preserve"> PAGEREF _Toc152356587 \h </w:instrText>
        </w:r>
        <w:r w:rsidRPr="00B36584">
          <w:rPr>
            <w:rFonts w:ascii="Times New Roman" w:hAnsi="Times New Roman" w:cs="Times New Roman"/>
            <w:b w:val="0"/>
            <w:bCs w:val="0"/>
            <w:noProof/>
            <w:webHidden/>
            <w:sz w:val="24"/>
            <w:szCs w:val="24"/>
          </w:rPr>
        </w:r>
        <w:r w:rsidRPr="00B36584">
          <w:rPr>
            <w:rFonts w:ascii="Times New Roman" w:hAnsi="Times New Roman" w:cs="Times New Roman"/>
            <w:b w:val="0"/>
            <w:bCs w:val="0"/>
            <w:noProof/>
            <w:webHidden/>
            <w:sz w:val="24"/>
            <w:szCs w:val="24"/>
          </w:rPr>
          <w:fldChar w:fldCharType="separate"/>
        </w:r>
        <w:r w:rsidRPr="00B36584">
          <w:rPr>
            <w:rFonts w:ascii="Times New Roman" w:hAnsi="Times New Roman" w:cs="Times New Roman"/>
            <w:b w:val="0"/>
            <w:bCs w:val="0"/>
            <w:noProof/>
            <w:webHidden/>
            <w:sz w:val="24"/>
            <w:szCs w:val="24"/>
          </w:rPr>
          <w:t>21</w:t>
        </w:r>
        <w:r w:rsidRPr="00B36584">
          <w:rPr>
            <w:rFonts w:ascii="Times New Roman" w:hAnsi="Times New Roman" w:cs="Times New Roman"/>
            <w:b w:val="0"/>
            <w:bCs w:val="0"/>
            <w:noProof/>
            <w:webHidden/>
            <w:sz w:val="24"/>
            <w:szCs w:val="24"/>
          </w:rPr>
          <w:fldChar w:fldCharType="end"/>
        </w:r>
      </w:hyperlink>
    </w:p>
    <w:p w14:paraId="3AFE123B" w14:textId="674441C7" w:rsidR="00F625B9" w:rsidRPr="00B36584" w:rsidRDefault="00F625B9" w:rsidP="00B36584">
      <w:pPr>
        <w:pStyle w:val="Heading1"/>
        <w:numPr>
          <w:ilvl w:val="0"/>
          <w:numId w:val="0"/>
        </w:numPr>
        <w:spacing w:line="360" w:lineRule="auto"/>
        <w:rPr>
          <w:rFonts w:cs="Times New Roman"/>
        </w:rPr>
      </w:pPr>
      <w:r w:rsidRPr="00B36584">
        <w:rPr>
          <w:rFonts w:cs="Times New Roman"/>
        </w:rPr>
        <w:fldChar w:fldCharType="end"/>
      </w:r>
      <w:r w:rsidRPr="00B36584">
        <w:rPr>
          <w:rFonts w:cs="Times New Roman"/>
        </w:rPr>
        <w:br w:type="page"/>
      </w:r>
      <w:bookmarkStart w:id="6" w:name="_Toc152356670"/>
      <w:bookmarkEnd w:id="6"/>
    </w:p>
    <w:p w14:paraId="0F1A73C7" w14:textId="1468C5D3" w:rsidR="00B23DB2" w:rsidRPr="00B36584" w:rsidRDefault="392F6A62" w:rsidP="00B36584">
      <w:pPr>
        <w:pStyle w:val="Heading1"/>
        <w:spacing w:line="360" w:lineRule="auto"/>
        <w:rPr>
          <w:rFonts w:cs="Times New Roman"/>
        </w:rPr>
      </w:pPr>
      <w:bookmarkStart w:id="7" w:name="_Toc152346185"/>
      <w:bookmarkStart w:id="8" w:name="_Toc152356671"/>
      <w:bookmarkStart w:id="9" w:name="_Toc152356937"/>
      <w:r w:rsidRPr="00B36584">
        <w:rPr>
          <w:rFonts w:cs="Times New Roman"/>
        </w:rPr>
        <w:lastRenderedPageBreak/>
        <w:t>Abbreviation</w:t>
      </w:r>
      <w:bookmarkEnd w:id="7"/>
      <w:bookmarkEnd w:id="8"/>
      <w:bookmarkEnd w:id="9"/>
    </w:p>
    <w:p w14:paraId="64247CC4" w14:textId="34A7405D"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CAPEX: Capital Expenditures. </w:t>
      </w:r>
    </w:p>
    <w:p w14:paraId="0732D5BF" w14:textId="10239723"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CF: Cash Flow. </w:t>
      </w:r>
    </w:p>
    <w:p w14:paraId="045D22FE" w14:textId="2835EFFA"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CPI: Consumer Price Index.</w:t>
      </w:r>
    </w:p>
    <w:p w14:paraId="7A39C6E6" w14:textId="03CD094E" w:rsidR="392F6A62" w:rsidRPr="00B36584" w:rsidRDefault="392F6A62" w:rsidP="00B36584">
      <w:pPr>
        <w:spacing w:line="360" w:lineRule="auto"/>
        <w:jc w:val="both"/>
        <w:rPr>
          <w:rFonts w:ascii="Times New Roman" w:eastAsia="Segoe UI Historic" w:hAnsi="Times New Roman" w:cs="Times New Roman"/>
        </w:rPr>
      </w:pPr>
      <w:r w:rsidRPr="00B36584">
        <w:rPr>
          <w:rFonts w:ascii="Times New Roman" w:eastAsia="Segoe UI Historic" w:hAnsi="Times New Roman" w:cs="Times New Roman"/>
        </w:rPr>
        <w:t>DPR: Dividend Payout Ratio.</w:t>
      </w:r>
    </w:p>
    <w:p w14:paraId="07960068" w14:textId="5A210544"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EG: Economic Growth.</w:t>
      </w:r>
    </w:p>
    <w:p w14:paraId="23F79565" w14:textId="125AC5C1"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EPS: Earnings Per Share. </w:t>
      </w:r>
    </w:p>
    <w:p w14:paraId="7AEA7C9A" w14:textId="386F361B"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FS: Financial Statements. </w:t>
      </w:r>
    </w:p>
    <w:p w14:paraId="79BE8306" w14:textId="41A41264"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GDP: Gross Domestic Product.</w:t>
      </w:r>
    </w:p>
    <w:p w14:paraId="5DDA0A0F" w14:textId="0A7FE0EB"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GLS: Generalized Least Squares. </w:t>
      </w:r>
    </w:p>
    <w:p w14:paraId="3488BBDE" w14:textId="207003C2"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INF: Inflation. </w:t>
      </w:r>
    </w:p>
    <w:p w14:paraId="7B42FEA7" w14:textId="6E983FC9"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M1: Money Supply M1 (cash and checking deposits).</w:t>
      </w:r>
    </w:p>
    <w:p w14:paraId="3780DDAD" w14:textId="443D6C20"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M&amp;A: Mergers and Acquisitions. </w:t>
      </w:r>
    </w:p>
    <w:p w14:paraId="22F47783" w14:textId="624404FA"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MLR: Multiple Linear Regression. </w:t>
      </w:r>
    </w:p>
    <w:p w14:paraId="4E7F0E04" w14:textId="7C424A28"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NI: Net Income. </w:t>
      </w:r>
    </w:p>
    <w:p w14:paraId="4E34F8AE" w14:textId="366D55B0"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NR: Net Revenue.</w:t>
      </w:r>
    </w:p>
    <w:p w14:paraId="4C46A8AA" w14:textId="32BA5957"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OCF: Operating Cash Flow. </w:t>
      </w:r>
    </w:p>
    <w:p w14:paraId="50EA7908" w14:textId="6E3671C7"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OPEX: Operating Expenses. </w:t>
      </w:r>
    </w:p>
    <w:p w14:paraId="765BF2BC" w14:textId="6A4C7872"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P/B: Price to Book ratio. </w:t>
      </w:r>
    </w:p>
    <w:p w14:paraId="4B2FFCB4" w14:textId="34876F03"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P/E: Price to Earnings ratio.</w:t>
      </w:r>
    </w:p>
    <w:p w14:paraId="2E630484" w14:textId="39D903C6"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REM: Random Effect Model.</w:t>
      </w:r>
    </w:p>
    <w:p w14:paraId="2B53B585" w14:textId="5A13363B" w:rsidR="392F6A62" w:rsidRPr="00B36584" w:rsidRDefault="392F6A62" w:rsidP="00B36584">
      <w:pPr>
        <w:spacing w:line="360" w:lineRule="auto"/>
        <w:jc w:val="both"/>
        <w:rPr>
          <w:rFonts w:ascii="Times New Roman" w:eastAsia="Segoe UI Historic" w:hAnsi="Times New Roman" w:cs="Times New Roman"/>
        </w:rPr>
      </w:pPr>
      <w:r w:rsidRPr="00B36584">
        <w:rPr>
          <w:rFonts w:ascii="Times New Roman" w:eastAsia="Segoe UI Historic" w:hAnsi="Times New Roman" w:cs="Times New Roman"/>
        </w:rPr>
        <w:t>RIR: Real Interest Rate.</w:t>
      </w:r>
    </w:p>
    <w:p w14:paraId="78223B1D" w14:textId="0B636C46"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 xml:space="preserve">SE: Standard Error. </w:t>
      </w:r>
    </w:p>
    <w:p w14:paraId="6D14FEB2" w14:textId="63AAB8D9"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SP: Stock Price.</w:t>
      </w:r>
    </w:p>
    <w:p w14:paraId="1C125D9B" w14:textId="0887838A"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TA: Total Assets.</w:t>
      </w:r>
    </w:p>
    <w:p w14:paraId="3FF8D0BD" w14:textId="572C1F4D" w:rsidR="392F6A62" w:rsidRPr="00B36584" w:rsidRDefault="392F6A62" w:rsidP="00B36584">
      <w:pPr>
        <w:spacing w:line="360" w:lineRule="auto"/>
        <w:jc w:val="both"/>
        <w:rPr>
          <w:rFonts w:ascii="Times New Roman" w:hAnsi="Times New Roman" w:cs="Times New Roman"/>
        </w:rPr>
      </w:pPr>
      <w:r w:rsidRPr="00B36584">
        <w:rPr>
          <w:rFonts w:ascii="Times New Roman" w:eastAsia="Segoe UI Historic" w:hAnsi="Times New Roman" w:cs="Times New Roman"/>
        </w:rPr>
        <w:t>TFA: Total Fixed Assets.</w:t>
      </w:r>
    </w:p>
    <w:p w14:paraId="40205616" w14:textId="7DBBAA0F" w:rsidR="6820FB33" w:rsidRPr="00B36584" w:rsidRDefault="6820FB33" w:rsidP="00B36584">
      <w:pPr>
        <w:spacing w:line="360" w:lineRule="auto"/>
        <w:jc w:val="both"/>
        <w:rPr>
          <w:rFonts w:ascii="Times New Roman" w:hAnsi="Times New Roman" w:cs="Times New Roman"/>
        </w:rPr>
      </w:pPr>
    </w:p>
    <w:p w14:paraId="6D780D39" w14:textId="23324EC4" w:rsidR="6820FB33" w:rsidRPr="00B36584" w:rsidRDefault="6820FB33" w:rsidP="00B36584">
      <w:pPr>
        <w:spacing w:line="360" w:lineRule="auto"/>
        <w:jc w:val="both"/>
        <w:rPr>
          <w:rFonts w:ascii="Times New Roman" w:hAnsi="Times New Roman" w:cs="Times New Roman"/>
        </w:rPr>
      </w:pPr>
    </w:p>
    <w:p w14:paraId="7DC9ED91" w14:textId="624F9766" w:rsidR="002F52D3" w:rsidRPr="00B36584" w:rsidRDefault="004B3B5B" w:rsidP="00B36584">
      <w:pPr>
        <w:spacing w:line="360" w:lineRule="auto"/>
        <w:jc w:val="both"/>
        <w:rPr>
          <w:rFonts w:ascii="Times New Roman" w:hAnsi="Times New Roman" w:cs="Times New Roman"/>
        </w:rPr>
      </w:pPr>
      <w:r w:rsidRPr="00B36584">
        <w:rPr>
          <w:rFonts w:ascii="Times New Roman" w:hAnsi="Times New Roman" w:cs="Times New Roman"/>
        </w:rPr>
        <w:br w:type="page"/>
      </w:r>
    </w:p>
    <w:p w14:paraId="46ABCCAF" w14:textId="0A278176" w:rsidR="002F52D3" w:rsidRPr="00B36584" w:rsidRDefault="392F6A62" w:rsidP="00B36584">
      <w:pPr>
        <w:pStyle w:val="Heading1"/>
        <w:spacing w:line="360" w:lineRule="auto"/>
        <w:rPr>
          <w:rFonts w:cs="Times New Roman"/>
        </w:rPr>
      </w:pPr>
      <w:bookmarkStart w:id="10" w:name="_7blb7ybuvpu6"/>
      <w:bookmarkStart w:id="11" w:name="_Toc152346186"/>
      <w:bookmarkStart w:id="12" w:name="_Toc152356672"/>
      <w:bookmarkStart w:id="13" w:name="_Toc152356938"/>
      <w:bookmarkEnd w:id="10"/>
      <w:r w:rsidRPr="00B36584">
        <w:rPr>
          <w:rFonts w:cs="Times New Roman"/>
        </w:rPr>
        <w:lastRenderedPageBreak/>
        <w:t>Abstract</w:t>
      </w:r>
      <w:bookmarkEnd w:id="11"/>
      <w:bookmarkEnd w:id="12"/>
      <w:bookmarkEnd w:id="13"/>
    </w:p>
    <w:p w14:paraId="2F44BD4D" w14:textId="2EC2FBCC" w:rsidR="002F52D3" w:rsidRPr="00B36584" w:rsidRDefault="00DE0C8F" w:rsidP="00B36584">
      <w:pPr>
        <w:spacing w:before="60" w:after="60" w:line="360" w:lineRule="auto"/>
        <w:ind w:firstLine="567"/>
        <w:jc w:val="both"/>
        <w:rPr>
          <w:rFonts w:ascii="Times New Roman" w:eastAsia="Times New Roman" w:hAnsi="Times New Roman" w:cs="Times New Roman"/>
          <w:sz w:val="24"/>
          <w:szCs w:val="24"/>
          <w:highlight w:val="white"/>
        </w:rPr>
      </w:pPr>
      <w:r w:rsidRPr="00B36584">
        <w:rPr>
          <w:rFonts w:ascii="Times New Roman" w:eastAsia="Times New Roman" w:hAnsi="Times New Roman" w:cs="Times New Roman"/>
          <w:sz w:val="24"/>
          <w:szCs w:val="24"/>
          <w:highlight w:val="white"/>
        </w:rPr>
        <w:t>Th</w:t>
      </w:r>
      <w:r w:rsidR="001C1212" w:rsidRPr="00B36584">
        <w:rPr>
          <w:rFonts w:ascii="Times New Roman" w:eastAsia="Times New Roman" w:hAnsi="Times New Roman" w:cs="Times New Roman"/>
          <w:sz w:val="24"/>
          <w:szCs w:val="24"/>
          <w:highlight w:val="white"/>
        </w:rPr>
        <w:t>e</w:t>
      </w:r>
      <w:r w:rsidRPr="00B36584">
        <w:rPr>
          <w:rFonts w:ascii="Times New Roman" w:eastAsia="Times New Roman" w:hAnsi="Times New Roman" w:cs="Times New Roman"/>
          <w:sz w:val="24"/>
          <w:szCs w:val="24"/>
          <w:highlight w:val="white"/>
        </w:rPr>
        <w:t xml:space="preserve"> research aims to investigate the impact of </w:t>
      </w:r>
      <w:r w:rsidR="00147DB3" w:rsidRPr="00B36584">
        <w:rPr>
          <w:rFonts w:ascii="Times New Roman" w:eastAsia="Times New Roman" w:hAnsi="Times New Roman" w:cs="Times New Roman"/>
          <w:sz w:val="24"/>
          <w:szCs w:val="24"/>
        </w:rPr>
        <w:t>macroeconomics</w:t>
      </w:r>
      <w:r w:rsidRPr="00B36584">
        <w:rPr>
          <w:rFonts w:ascii="Times New Roman" w:eastAsia="Times New Roman" w:hAnsi="Times New Roman" w:cs="Times New Roman"/>
          <w:sz w:val="24"/>
          <w:szCs w:val="24"/>
        </w:rPr>
        <w:t xml:space="preserve"> variables, financial data and technical factors</w:t>
      </w:r>
      <w:r w:rsidRPr="00B36584">
        <w:rPr>
          <w:rFonts w:ascii="Times New Roman" w:eastAsia="Times New Roman" w:hAnsi="Times New Roman" w:cs="Times New Roman"/>
          <w:sz w:val="24"/>
          <w:szCs w:val="24"/>
          <w:highlight w:val="white"/>
        </w:rPr>
        <w:t xml:space="preserve"> on the </w:t>
      </w:r>
      <w:r w:rsidR="0066679A"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of companies in the Vietnam market by </w:t>
      </w:r>
      <w:r w:rsidR="001C1212" w:rsidRPr="00B36584">
        <w:rPr>
          <w:rFonts w:ascii="Times New Roman" w:eastAsia="Times New Roman" w:hAnsi="Times New Roman" w:cs="Times New Roman"/>
          <w:sz w:val="24"/>
          <w:szCs w:val="24"/>
          <w:highlight w:val="white"/>
        </w:rPr>
        <w:t>randomly sampling</w:t>
      </w:r>
      <w:r w:rsidRPr="00B36584">
        <w:rPr>
          <w:rFonts w:ascii="Times New Roman" w:eastAsia="Times New Roman" w:hAnsi="Times New Roman" w:cs="Times New Roman"/>
          <w:sz w:val="24"/>
          <w:szCs w:val="24"/>
          <w:highlight w:val="white"/>
        </w:rPr>
        <w:t xml:space="preserve"> on 19 companies on the Vietnam VN30-Index</w:t>
      </w:r>
      <w:r w:rsidR="001C1212" w:rsidRPr="00B36584">
        <w:rPr>
          <w:rFonts w:ascii="Times New Roman" w:eastAsia="Times New Roman" w:hAnsi="Times New Roman" w:cs="Times New Roman"/>
          <w:sz w:val="24"/>
          <w:szCs w:val="24"/>
          <w:highlight w:val="white"/>
        </w:rPr>
        <w:t xml:space="preserve"> from 2012 to 2022</w:t>
      </w:r>
      <w:r w:rsidRPr="00B36584">
        <w:rPr>
          <w:rFonts w:ascii="Times New Roman" w:eastAsia="Times New Roman" w:hAnsi="Times New Roman" w:cs="Times New Roman"/>
          <w:sz w:val="24"/>
          <w:szCs w:val="24"/>
          <w:highlight w:val="white"/>
        </w:rPr>
        <w:t>. A panel regression model is used</w:t>
      </w:r>
      <w:r w:rsidR="001C1212" w:rsidRPr="00B36584">
        <w:rPr>
          <w:rFonts w:ascii="Times New Roman" w:eastAsia="Times New Roman" w:hAnsi="Times New Roman" w:cs="Times New Roman"/>
          <w:sz w:val="24"/>
          <w:szCs w:val="24"/>
        </w:rPr>
        <w:t xml:space="preserve"> which </w:t>
      </w:r>
      <w:r w:rsidRPr="00B36584">
        <w:rPr>
          <w:rFonts w:ascii="Times New Roman" w:eastAsia="Times New Roman" w:hAnsi="Times New Roman" w:cs="Times New Roman"/>
          <w:sz w:val="24"/>
          <w:szCs w:val="24"/>
        </w:rPr>
        <w:t>examin</w:t>
      </w:r>
      <w:r w:rsidR="001C1212" w:rsidRPr="00B36584">
        <w:rPr>
          <w:rFonts w:ascii="Times New Roman" w:eastAsia="Times New Roman" w:hAnsi="Times New Roman" w:cs="Times New Roman"/>
          <w:sz w:val="24"/>
          <w:szCs w:val="24"/>
        </w:rPr>
        <w:t>ed</w:t>
      </w:r>
      <w:r w:rsidRPr="00B36584">
        <w:rPr>
          <w:rFonts w:ascii="Times New Roman" w:eastAsia="Times New Roman" w:hAnsi="Times New Roman" w:cs="Times New Roman"/>
          <w:sz w:val="24"/>
          <w:szCs w:val="24"/>
        </w:rPr>
        <w:t xml:space="preserve"> both financial (banks and insurance institutions) and non-financial companies in the time length of 1</w:t>
      </w:r>
      <w:r w:rsidR="001C1212" w:rsidRPr="00B36584">
        <w:rPr>
          <w:rFonts w:ascii="Times New Roman" w:eastAsia="Times New Roman" w:hAnsi="Times New Roman" w:cs="Times New Roman"/>
          <w:sz w:val="24"/>
          <w:szCs w:val="24"/>
        </w:rPr>
        <w:t>1</w:t>
      </w:r>
      <w:r w:rsidRPr="00B36584">
        <w:rPr>
          <w:rFonts w:ascii="Times New Roman" w:eastAsia="Times New Roman" w:hAnsi="Times New Roman" w:cs="Times New Roman"/>
          <w:sz w:val="24"/>
          <w:szCs w:val="24"/>
        </w:rPr>
        <w:t xml:space="preserve"> years in the Vietnam Stock Market. T</w:t>
      </w:r>
      <w:r w:rsidRPr="00B36584">
        <w:rPr>
          <w:rFonts w:ascii="Times New Roman" w:eastAsia="Times New Roman" w:hAnsi="Times New Roman" w:cs="Times New Roman"/>
          <w:sz w:val="24"/>
          <w:szCs w:val="24"/>
          <w:highlight w:val="white"/>
        </w:rPr>
        <w:t>he data source of this research is</w:t>
      </w:r>
      <w:r w:rsidR="001C1212" w:rsidRPr="00B36584">
        <w:rPr>
          <w:rFonts w:ascii="Times New Roman" w:eastAsia="Times New Roman" w:hAnsi="Times New Roman" w:cs="Times New Roman"/>
          <w:sz w:val="24"/>
          <w:szCs w:val="24"/>
          <w:highlight w:val="white"/>
        </w:rPr>
        <w:t xml:space="preserve"> primary and</w:t>
      </w:r>
      <w:r w:rsidRPr="00B36584">
        <w:rPr>
          <w:rFonts w:ascii="Times New Roman" w:eastAsia="Times New Roman" w:hAnsi="Times New Roman" w:cs="Times New Roman"/>
          <w:sz w:val="24"/>
          <w:szCs w:val="24"/>
          <w:highlight w:val="white"/>
        </w:rPr>
        <w:t xml:space="preserve"> secondary data, which are</w:t>
      </w:r>
      <w:r w:rsidR="001C1212" w:rsidRPr="00B36584">
        <w:rPr>
          <w:rFonts w:ascii="Times New Roman" w:eastAsia="Times New Roman" w:hAnsi="Times New Roman" w:cs="Times New Roman"/>
          <w:sz w:val="24"/>
          <w:szCs w:val="24"/>
          <w:highlight w:val="white"/>
        </w:rPr>
        <w:t xml:space="preserve"> macro-economic data and</w:t>
      </w:r>
      <w:r w:rsidRPr="00B36584">
        <w:rPr>
          <w:rFonts w:ascii="Times New Roman" w:eastAsia="Times New Roman" w:hAnsi="Times New Roman" w:cs="Times New Roman"/>
          <w:sz w:val="24"/>
          <w:szCs w:val="24"/>
          <w:highlight w:val="white"/>
        </w:rPr>
        <w:t xml:space="preserve"> financial </w:t>
      </w:r>
      <w:r w:rsidR="001C1212" w:rsidRPr="00B36584">
        <w:rPr>
          <w:rFonts w:ascii="Times New Roman" w:eastAsia="Times New Roman" w:hAnsi="Times New Roman" w:cs="Times New Roman"/>
          <w:sz w:val="24"/>
          <w:szCs w:val="24"/>
          <w:highlight w:val="white"/>
        </w:rPr>
        <w:t>information</w:t>
      </w:r>
      <w:r w:rsidRPr="00B36584">
        <w:rPr>
          <w:rFonts w:ascii="Times New Roman" w:eastAsia="Times New Roman" w:hAnsi="Times New Roman" w:cs="Times New Roman"/>
          <w:sz w:val="24"/>
          <w:szCs w:val="24"/>
          <w:highlight w:val="white"/>
        </w:rPr>
        <w:t xml:space="preserve"> for </w:t>
      </w:r>
      <w:r w:rsidR="001C1212" w:rsidRPr="00B36584">
        <w:rPr>
          <w:rFonts w:ascii="Times New Roman" w:eastAsia="Times New Roman" w:hAnsi="Times New Roman" w:cs="Times New Roman"/>
          <w:sz w:val="24"/>
          <w:szCs w:val="24"/>
          <w:highlight w:val="white"/>
        </w:rPr>
        <w:t>the</w:t>
      </w:r>
      <w:r w:rsidRPr="00B36584">
        <w:rPr>
          <w:rFonts w:ascii="Times New Roman" w:eastAsia="Times New Roman" w:hAnsi="Times New Roman" w:cs="Times New Roman"/>
          <w:sz w:val="24"/>
          <w:szCs w:val="24"/>
          <w:highlight w:val="white"/>
        </w:rPr>
        <w:t xml:space="preserve"> period from</w:t>
      </w:r>
      <w:r w:rsidR="001C1212" w:rsidRPr="00B36584">
        <w:rPr>
          <w:rFonts w:ascii="Times New Roman" w:eastAsia="Times New Roman" w:hAnsi="Times New Roman" w:cs="Times New Roman"/>
          <w:sz w:val="24"/>
          <w:szCs w:val="24"/>
          <w:highlight w:val="white"/>
        </w:rPr>
        <w:t xml:space="preserve"> the World Bank,</w:t>
      </w:r>
      <w:r w:rsidRPr="00B36584">
        <w:rPr>
          <w:rFonts w:ascii="Times New Roman" w:eastAsia="Times New Roman" w:hAnsi="Times New Roman" w:cs="Times New Roman"/>
          <w:sz w:val="24"/>
          <w:szCs w:val="24"/>
          <w:highlight w:val="white"/>
        </w:rPr>
        <w:t xml:space="preserve"> companies' financial statements and Bank's Report. The results provide strong evidence that</w:t>
      </w:r>
      <w:r w:rsidR="5D202E78" w:rsidRPr="00B36584">
        <w:rPr>
          <w:rFonts w:ascii="Times New Roman" w:eastAsia="Times New Roman" w:hAnsi="Times New Roman" w:cs="Times New Roman"/>
          <w:sz w:val="24"/>
          <w:szCs w:val="24"/>
          <w:highlight w:val="white"/>
        </w:rPr>
        <w:t xml:space="preserve"> </w:t>
      </w:r>
      <w:r w:rsidR="00AD7D2B" w:rsidRPr="00B36584">
        <w:rPr>
          <w:rFonts w:ascii="Times New Roman" w:eastAsia="Times New Roman" w:hAnsi="Times New Roman" w:cs="Times New Roman"/>
          <w:sz w:val="24"/>
          <w:szCs w:val="24"/>
          <w:highlight w:val="white"/>
        </w:rPr>
        <w:t>INF</w:t>
      </w:r>
      <w:r w:rsidR="5D202E78" w:rsidRPr="00B36584">
        <w:rPr>
          <w:rFonts w:ascii="Times New Roman" w:eastAsia="Times New Roman" w:hAnsi="Times New Roman" w:cs="Times New Roman"/>
          <w:sz w:val="24"/>
          <w:szCs w:val="24"/>
          <w:highlight w:val="white"/>
        </w:rPr>
        <w:t>,</w:t>
      </w:r>
      <w:r w:rsidRPr="00B36584">
        <w:rPr>
          <w:rFonts w:ascii="Times New Roman" w:eastAsia="Times New Roman" w:hAnsi="Times New Roman" w:cs="Times New Roman"/>
          <w:sz w:val="24"/>
          <w:szCs w:val="24"/>
          <w:highlight w:val="white"/>
        </w:rPr>
        <w:t xml:space="preserve"> GDP, </w:t>
      </w:r>
      <w:r w:rsidR="0066679A" w:rsidRPr="00B36584">
        <w:rPr>
          <w:rFonts w:ascii="Times New Roman" w:eastAsia="Times New Roman" w:hAnsi="Times New Roman" w:cs="Times New Roman"/>
          <w:sz w:val="24"/>
          <w:szCs w:val="24"/>
          <w:highlight w:val="white"/>
        </w:rPr>
        <w:t>NR</w:t>
      </w:r>
      <w:r w:rsidRPr="00B36584">
        <w:rPr>
          <w:rFonts w:ascii="Times New Roman" w:eastAsia="Times New Roman" w:hAnsi="Times New Roman" w:cs="Times New Roman"/>
          <w:sz w:val="24"/>
          <w:szCs w:val="24"/>
          <w:highlight w:val="white"/>
        </w:rPr>
        <w:t xml:space="preserve"> and </w:t>
      </w:r>
      <w:r w:rsidR="00B55BFA" w:rsidRPr="00B36584">
        <w:rPr>
          <w:rFonts w:ascii="Times New Roman" w:eastAsia="Times New Roman" w:hAnsi="Times New Roman" w:cs="Times New Roman"/>
          <w:sz w:val="24"/>
          <w:szCs w:val="24"/>
        </w:rPr>
        <w:t>Dividend Pa</w:t>
      </w:r>
      <w:r w:rsidR="000A2BA5" w:rsidRPr="00B36584">
        <w:rPr>
          <w:rFonts w:ascii="Times New Roman" w:eastAsia="Times New Roman" w:hAnsi="Times New Roman" w:cs="Times New Roman"/>
          <w:sz w:val="24"/>
          <w:szCs w:val="24"/>
        </w:rPr>
        <w:t>id Activity</w:t>
      </w:r>
      <w:r w:rsidR="008C6428" w:rsidRPr="00B36584">
        <w:rPr>
          <w:rFonts w:ascii="Times New Roman" w:eastAsia="Times New Roman" w:hAnsi="Times New Roman" w:cs="Times New Roman"/>
          <w:sz w:val="24"/>
          <w:szCs w:val="24"/>
        </w:rPr>
        <w:t xml:space="preserve"> </w:t>
      </w:r>
      <w:r w:rsidRPr="00B36584">
        <w:rPr>
          <w:rFonts w:ascii="Times New Roman" w:eastAsia="Times New Roman" w:hAnsi="Times New Roman" w:cs="Times New Roman"/>
          <w:sz w:val="24"/>
          <w:szCs w:val="24"/>
        </w:rPr>
        <w:t xml:space="preserve">is significantly </w:t>
      </w:r>
      <w:r w:rsidRPr="00B36584">
        <w:rPr>
          <w:rFonts w:ascii="Times New Roman" w:eastAsia="Times New Roman" w:hAnsi="Times New Roman" w:cs="Times New Roman"/>
          <w:sz w:val="24"/>
          <w:szCs w:val="24"/>
          <w:highlight w:val="white"/>
        </w:rPr>
        <w:t xml:space="preserve">correlated with companies' </w:t>
      </w:r>
      <w:r w:rsidR="0066679A"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s in the Vietnam Market. Although this paper presents divergent findings compared to other studies, it is</w:t>
      </w:r>
      <w:r w:rsidR="001C1212" w:rsidRPr="00B36584">
        <w:rPr>
          <w:rFonts w:ascii="Times New Roman" w:eastAsia="Times New Roman" w:hAnsi="Times New Roman" w:cs="Times New Roman"/>
          <w:sz w:val="24"/>
          <w:szCs w:val="24"/>
          <w:highlight w:val="white"/>
        </w:rPr>
        <w:t xml:space="preserve"> significant </w:t>
      </w:r>
      <w:r w:rsidRPr="00B36584">
        <w:rPr>
          <w:rFonts w:ascii="Times New Roman" w:eastAsia="Times New Roman" w:hAnsi="Times New Roman" w:cs="Times New Roman"/>
          <w:sz w:val="24"/>
          <w:szCs w:val="24"/>
          <w:highlight w:val="white"/>
        </w:rPr>
        <w:t xml:space="preserve">that the observed correlations between macro variables, financial information, and dummy variables remain relevant to </w:t>
      </w:r>
      <w:r w:rsidR="0066679A"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w:t>
      </w:r>
      <w:bookmarkStart w:id="14" w:name="_pjwqy93g4hoy" w:colFirst="0" w:colLast="0"/>
      <w:bookmarkStart w:id="15" w:name="_6p3kcsucjdpl" w:colFirst="0" w:colLast="0"/>
      <w:bookmarkEnd w:id="14"/>
      <w:bookmarkEnd w:id="15"/>
    </w:p>
    <w:p w14:paraId="7B1EF0EF" w14:textId="55FB9BA6" w:rsidR="002F52D3" w:rsidRPr="00B36584" w:rsidRDefault="392F6A62" w:rsidP="00B36584">
      <w:pPr>
        <w:pStyle w:val="Heading1"/>
        <w:spacing w:line="360" w:lineRule="auto"/>
        <w:rPr>
          <w:rFonts w:cs="Times New Roman"/>
          <w:highlight w:val="white"/>
        </w:rPr>
      </w:pPr>
      <w:bookmarkStart w:id="16" w:name="_Toc152346187"/>
      <w:bookmarkStart w:id="17" w:name="_Toc152356673"/>
      <w:bookmarkStart w:id="18" w:name="_Toc152356939"/>
      <w:r w:rsidRPr="00B36584">
        <w:rPr>
          <w:rFonts w:cs="Times New Roman"/>
          <w:highlight w:val="white"/>
        </w:rPr>
        <w:t>Introduction</w:t>
      </w:r>
      <w:bookmarkEnd w:id="16"/>
      <w:bookmarkEnd w:id="17"/>
      <w:bookmarkEnd w:id="18"/>
    </w:p>
    <w:p w14:paraId="644ACE51" w14:textId="058156C7" w:rsidR="7A20BC65" w:rsidRPr="00B36584" w:rsidRDefault="247278E8" w:rsidP="00B36584">
      <w:pPr>
        <w:spacing w:before="60" w:after="60"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In Vietnam, the stock market, a crucial economic component, has been operational for over two decades. It wields significant influence on corporate and industrial expansion, potentially affecting the broader health of the economy by providing a platform for businesses to raise capital, fostering growth, and bolstering employment, which in turn enhances productivity. However, the relationship between stock market performance and EG has been debated, revealing three potential trends: a positive link, a negative link, or a bidirectional causative relationship. Some studies indicate a lack of correlation between these two factors. Duda (2020) contends that stock market indices may not inherently drive EG, echoing Lucas's (1988) view that the stock market is inconsequential to financial systems and economic development, suggesting minimal support for EG from the stock market. </w:t>
      </w:r>
    </w:p>
    <w:p w14:paraId="788B2C1F" w14:textId="5AEFE403" w:rsidR="7A20BC65" w:rsidRPr="00B36584" w:rsidRDefault="7A20BC65" w:rsidP="00B36584">
      <w:pPr>
        <w:spacing w:before="60" w:after="60" w:line="360" w:lineRule="auto"/>
        <w:ind w:firstLine="567"/>
        <w:jc w:val="both"/>
        <w:rPr>
          <w:rFonts w:ascii="Times New Roman" w:eastAsia="Times New Roman" w:hAnsi="Times New Roman" w:cs="Times New Roman"/>
          <w:sz w:val="24"/>
          <w:szCs w:val="24"/>
        </w:rPr>
      </w:pPr>
    </w:p>
    <w:p w14:paraId="3EB0F1A6" w14:textId="02E9CE8E" w:rsidR="7A20BC65" w:rsidRPr="00B36584" w:rsidRDefault="7A20BC65" w:rsidP="00B36584">
      <w:pPr>
        <w:spacing w:before="60" w:after="60"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Since its establishment in 2000, Vietnam's capital market has expanded to meet the increasing demands of investors and stakeholders. The Vietnam stock exchange has witnessed fluctuations but has remained integral to the economy by providing medium to long-term capital for the government and enterprises, thus being a crucial channel for economic capital mobilization. However, the literature on the stock market's influence on </w:t>
      </w:r>
      <w:r w:rsidR="001A7B71" w:rsidRPr="00B36584">
        <w:rPr>
          <w:rFonts w:ascii="Times New Roman" w:eastAsia="Times New Roman" w:hAnsi="Times New Roman" w:cs="Times New Roman"/>
          <w:sz w:val="24"/>
          <w:szCs w:val="24"/>
        </w:rPr>
        <w:t>EG</w:t>
      </w:r>
      <w:r w:rsidRPr="00B36584">
        <w:rPr>
          <w:rFonts w:ascii="Times New Roman" w:eastAsia="Times New Roman" w:hAnsi="Times New Roman" w:cs="Times New Roman"/>
          <w:sz w:val="24"/>
          <w:szCs w:val="24"/>
        </w:rPr>
        <w:t xml:space="preserve"> remains scant. A notable study by </w:t>
      </w:r>
      <w:r w:rsidRPr="00B36584">
        <w:rPr>
          <w:rFonts w:ascii="Times New Roman" w:eastAsia="Times New Roman" w:hAnsi="Times New Roman" w:cs="Times New Roman"/>
          <w:sz w:val="24"/>
          <w:szCs w:val="24"/>
        </w:rPr>
        <w:lastRenderedPageBreak/>
        <w:t xml:space="preserve">Nguyen (2019) posits a two-way relationship between stock market development and </w:t>
      </w:r>
      <w:r w:rsidR="001A7B71" w:rsidRPr="00B36584">
        <w:rPr>
          <w:rFonts w:ascii="Times New Roman" w:eastAsia="Times New Roman" w:hAnsi="Times New Roman" w:cs="Times New Roman"/>
          <w:sz w:val="24"/>
          <w:szCs w:val="24"/>
        </w:rPr>
        <w:t xml:space="preserve">EG </w:t>
      </w:r>
      <w:r w:rsidRPr="00B36584">
        <w:rPr>
          <w:rFonts w:ascii="Times New Roman" w:eastAsia="Times New Roman" w:hAnsi="Times New Roman" w:cs="Times New Roman"/>
          <w:sz w:val="24"/>
          <w:szCs w:val="24"/>
        </w:rPr>
        <w:t>in Vietnam, observable in both the long and short term.</w:t>
      </w:r>
    </w:p>
    <w:p w14:paraId="53486B53" w14:textId="1B83F21F" w:rsidR="7A20BC65" w:rsidRPr="00B36584" w:rsidRDefault="7A20BC65" w:rsidP="00B36584">
      <w:pPr>
        <w:spacing w:before="60" w:after="60" w:line="360" w:lineRule="auto"/>
        <w:ind w:firstLine="567"/>
        <w:jc w:val="both"/>
        <w:rPr>
          <w:rFonts w:ascii="Times New Roman" w:hAnsi="Times New Roman" w:cs="Times New Roman"/>
        </w:rPr>
      </w:pPr>
      <w:r w:rsidRPr="00B36584">
        <w:rPr>
          <w:rFonts w:ascii="Times New Roman" w:eastAsia="Times New Roman" w:hAnsi="Times New Roman" w:cs="Times New Roman"/>
          <w:sz w:val="24"/>
          <w:szCs w:val="24"/>
        </w:rPr>
        <w:t xml:space="preserve"> </w:t>
      </w:r>
    </w:p>
    <w:p w14:paraId="6A7180AF" w14:textId="5B2D28C7" w:rsidR="7A20BC65" w:rsidRPr="00B36584" w:rsidRDefault="7A20BC65" w:rsidP="00B36584">
      <w:pPr>
        <w:spacing w:before="60" w:after="60" w:line="360" w:lineRule="auto"/>
        <w:ind w:firstLine="567"/>
        <w:jc w:val="both"/>
        <w:rPr>
          <w:rFonts w:ascii="Times New Roman" w:hAnsi="Times New Roman" w:cs="Times New Roman"/>
        </w:rPr>
      </w:pPr>
      <w:r w:rsidRPr="00B36584">
        <w:rPr>
          <w:rFonts w:ascii="Times New Roman" w:eastAsia="Times New Roman" w:hAnsi="Times New Roman" w:cs="Times New Roman"/>
          <w:sz w:val="24"/>
          <w:szCs w:val="24"/>
        </w:rPr>
        <w:t>This research aims to explore the connection between mac</w:t>
      </w:r>
      <w:r w:rsidR="00AD7D2B" w:rsidRPr="00B36584">
        <w:rPr>
          <w:rFonts w:ascii="Times New Roman" w:eastAsia="Times New Roman" w:hAnsi="Times New Roman" w:cs="Times New Roman"/>
          <w:sz w:val="24"/>
          <w:szCs w:val="24"/>
        </w:rPr>
        <w:t>roe</w:t>
      </w:r>
      <w:r w:rsidRPr="00B36584">
        <w:rPr>
          <w:rFonts w:ascii="Times New Roman" w:eastAsia="Times New Roman" w:hAnsi="Times New Roman" w:cs="Times New Roman"/>
          <w:sz w:val="24"/>
          <w:szCs w:val="24"/>
        </w:rPr>
        <w:t xml:space="preserve">conomic indicators and corporate financial data on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s in Vietnam's market from 2012 to 2022, striving to establish the importance of stock market development in influencing </w:t>
      </w:r>
      <w:r w:rsidR="000659DE" w:rsidRPr="00B36584">
        <w:rPr>
          <w:rFonts w:ascii="Times New Roman" w:eastAsia="Times New Roman" w:hAnsi="Times New Roman" w:cs="Times New Roman"/>
          <w:sz w:val="24"/>
          <w:szCs w:val="24"/>
        </w:rPr>
        <w:t>EG</w:t>
      </w:r>
      <w:r w:rsidRPr="00B36584">
        <w:rPr>
          <w:rFonts w:ascii="Times New Roman" w:eastAsia="Times New Roman" w:hAnsi="Times New Roman" w:cs="Times New Roman"/>
          <w:sz w:val="24"/>
          <w:szCs w:val="24"/>
        </w:rPr>
        <w:t>.</w:t>
      </w:r>
    </w:p>
    <w:p w14:paraId="16E974B3" w14:textId="4BE2E649" w:rsidR="7A20BC65" w:rsidRPr="00B36584" w:rsidRDefault="7A20BC65" w:rsidP="00B36584">
      <w:pPr>
        <w:spacing w:before="60" w:after="60" w:line="360" w:lineRule="auto"/>
        <w:ind w:firstLine="567"/>
        <w:jc w:val="both"/>
        <w:rPr>
          <w:rFonts w:ascii="Times New Roman" w:hAnsi="Times New Roman" w:cs="Times New Roman"/>
        </w:rPr>
      </w:pPr>
      <w:r w:rsidRPr="00B36584">
        <w:rPr>
          <w:rFonts w:ascii="Times New Roman" w:eastAsia="Times New Roman" w:hAnsi="Times New Roman" w:cs="Times New Roman"/>
          <w:sz w:val="24"/>
          <w:szCs w:val="24"/>
        </w:rPr>
        <w:t xml:space="preserve"> </w:t>
      </w:r>
    </w:p>
    <w:p w14:paraId="15ECCA53" w14:textId="243C8C3B" w:rsidR="7A20BC65" w:rsidRPr="00B36584" w:rsidRDefault="7A20BC65" w:rsidP="00B36584">
      <w:pPr>
        <w:spacing w:before="60" w:after="60" w:line="360" w:lineRule="auto"/>
        <w:ind w:firstLine="567"/>
        <w:jc w:val="both"/>
        <w:rPr>
          <w:rFonts w:ascii="Times New Roman" w:hAnsi="Times New Roman" w:cs="Times New Roman"/>
        </w:rPr>
      </w:pPr>
      <w:r w:rsidRPr="00B36584">
        <w:rPr>
          <w:rFonts w:ascii="Times New Roman" w:eastAsia="Times New Roman" w:hAnsi="Times New Roman" w:cs="Times New Roman"/>
          <w:sz w:val="24"/>
          <w:szCs w:val="24"/>
        </w:rPr>
        <w:t xml:space="preserve">The paper progresses by reviewing relevant literature in Section B and detailing the model specifications affecting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s in Section C. Section D outlines the data and methodologies used in the study, while Section E delves into the empirical findings. Section F concludes the paper.</w:t>
      </w:r>
    </w:p>
    <w:p w14:paraId="38CE9265" w14:textId="0578D318" w:rsidR="009A2A41" w:rsidRPr="00B36584" w:rsidRDefault="392F6A62" w:rsidP="00B36584">
      <w:pPr>
        <w:pStyle w:val="Heading1"/>
        <w:spacing w:line="360" w:lineRule="auto"/>
        <w:rPr>
          <w:rFonts w:cs="Times New Roman"/>
        </w:rPr>
      </w:pPr>
      <w:bookmarkStart w:id="19" w:name="_Toc152346188"/>
      <w:bookmarkStart w:id="20" w:name="_Toc152356674"/>
      <w:bookmarkStart w:id="21" w:name="_Toc152356940"/>
      <w:r w:rsidRPr="00B36584">
        <w:rPr>
          <w:rFonts w:cs="Times New Roman"/>
        </w:rPr>
        <w:t>Literature Review</w:t>
      </w:r>
      <w:bookmarkEnd w:id="19"/>
      <w:bookmarkEnd w:id="20"/>
      <w:bookmarkEnd w:id="21"/>
    </w:p>
    <w:p w14:paraId="23B68F12" w14:textId="11CB20D7" w:rsidR="002F52D3" w:rsidRPr="00B36584" w:rsidRDefault="392F6A62" w:rsidP="00B36584">
      <w:pPr>
        <w:pStyle w:val="Heading2"/>
        <w:rPr>
          <w:rFonts w:cs="Times New Roman"/>
          <w:b w:val="0"/>
        </w:rPr>
      </w:pPr>
      <w:bookmarkStart w:id="22" w:name="_6q3x3tp7bqpe"/>
      <w:bookmarkStart w:id="23" w:name="_Toc152346189"/>
      <w:bookmarkStart w:id="24" w:name="_Toc152356675"/>
      <w:bookmarkStart w:id="25" w:name="_Toc152356941"/>
      <w:bookmarkEnd w:id="22"/>
      <w:r w:rsidRPr="00B36584">
        <w:rPr>
          <w:rFonts w:cs="Times New Roman"/>
        </w:rPr>
        <w:t>RIR and INF</w:t>
      </w:r>
      <w:bookmarkEnd w:id="23"/>
      <w:bookmarkEnd w:id="24"/>
      <w:bookmarkEnd w:id="25"/>
      <w:r w:rsidRPr="00B36584">
        <w:rPr>
          <w:rFonts w:cs="Times New Roman"/>
        </w:rPr>
        <w:t xml:space="preserve"> </w:t>
      </w:r>
    </w:p>
    <w:p w14:paraId="2D9B5DA9" w14:textId="4672B4AF" w:rsidR="002F52D3" w:rsidRPr="00B36584" w:rsidRDefault="00DE0C8F" w:rsidP="00B36584">
      <w:pPr>
        <w:spacing w:before="240" w:after="240" w:line="360" w:lineRule="auto"/>
        <w:ind w:firstLine="567"/>
        <w:jc w:val="both"/>
        <w:rPr>
          <w:rFonts w:ascii="Times New Roman" w:eastAsia="Times New Roman" w:hAnsi="Times New Roman" w:cs="Times New Roman"/>
          <w:sz w:val="24"/>
          <w:szCs w:val="24"/>
          <w:highlight w:val="white"/>
        </w:rPr>
      </w:pPr>
      <w:r w:rsidRPr="00B36584">
        <w:rPr>
          <w:rFonts w:ascii="Times New Roman" w:eastAsia="Times New Roman" w:hAnsi="Times New Roman" w:cs="Times New Roman"/>
          <w:sz w:val="24"/>
          <w:szCs w:val="24"/>
          <w:highlight w:val="white"/>
        </w:rPr>
        <w:t xml:space="preserve">According to </w:t>
      </w:r>
      <w:proofErr w:type="spellStart"/>
      <w:r w:rsidRPr="00B36584">
        <w:rPr>
          <w:rFonts w:ascii="Times New Roman" w:eastAsia="Times New Roman" w:hAnsi="Times New Roman" w:cs="Times New Roman"/>
          <w:sz w:val="24"/>
          <w:szCs w:val="24"/>
          <w:highlight w:val="white"/>
        </w:rPr>
        <w:t>Mulyanti</w:t>
      </w:r>
      <w:proofErr w:type="spellEnd"/>
      <w:r w:rsidRPr="00B36584">
        <w:rPr>
          <w:rFonts w:ascii="Times New Roman" w:eastAsia="Times New Roman" w:hAnsi="Times New Roman" w:cs="Times New Roman"/>
          <w:sz w:val="24"/>
          <w:szCs w:val="24"/>
          <w:highlight w:val="white"/>
        </w:rPr>
        <w:t xml:space="preserve"> et al. (2019), both </w:t>
      </w:r>
      <w:r w:rsidR="000659DE" w:rsidRPr="00B36584">
        <w:rPr>
          <w:rFonts w:ascii="Times New Roman" w:eastAsia="Times New Roman" w:hAnsi="Times New Roman" w:cs="Times New Roman"/>
          <w:sz w:val="24"/>
          <w:szCs w:val="24"/>
          <w:highlight w:val="white"/>
        </w:rPr>
        <w:t>RIR</w:t>
      </w:r>
      <w:r w:rsidRPr="00B36584">
        <w:rPr>
          <w:rFonts w:ascii="Times New Roman" w:eastAsia="Times New Roman" w:hAnsi="Times New Roman" w:cs="Times New Roman"/>
          <w:sz w:val="24"/>
          <w:szCs w:val="24"/>
          <w:highlight w:val="white"/>
        </w:rPr>
        <w:t xml:space="preserve"> and </w:t>
      </w:r>
      <w:r w:rsidR="000659DE" w:rsidRPr="00B36584">
        <w:rPr>
          <w:rFonts w:ascii="Times New Roman" w:eastAsia="Times New Roman" w:hAnsi="Times New Roman" w:cs="Times New Roman"/>
          <w:sz w:val="24"/>
          <w:szCs w:val="24"/>
          <w:highlight w:val="white"/>
        </w:rPr>
        <w:t xml:space="preserve">INF </w:t>
      </w:r>
      <w:r w:rsidRPr="00B36584">
        <w:rPr>
          <w:rFonts w:ascii="Times New Roman" w:eastAsia="Times New Roman" w:hAnsi="Times New Roman" w:cs="Times New Roman"/>
          <w:sz w:val="24"/>
          <w:szCs w:val="24"/>
          <w:highlight w:val="white"/>
        </w:rPr>
        <w:t xml:space="preserve">have negative and significant effects on </w:t>
      </w:r>
      <w:r w:rsidR="0066679A"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The research explains that </w:t>
      </w:r>
      <w:r w:rsidR="00BE0351" w:rsidRPr="00B36584">
        <w:rPr>
          <w:rFonts w:ascii="Times New Roman" w:eastAsia="Times New Roman" w:hAnsi="Times New Roman" w:cs="Times New Roman"/>
          <w:sz w:val="24"/>
          <w:szCs w:val="24"/>
          <w:highlight w:val="white"/>
        </w:rPr>
        <w:t>greater</w:t>
      </w:r>
      <w:r w:rsidRPr="00B36584">
        <w:rPr>
          <w:rFonts w:ascii="Times New Roman" w:eastAsia="Times New Roman" w:hAnsi="Times New Roman" w:cs="Times New Roman"/>
          <w:sz w:val="24"/>
          <w:szCs w:val="24"/>
          <w:highlight w:val="white"/>
        </w:rPr>
        <w:t xml:space="preserve"> </w:t>
      </w:r>
      <w:r w:rsidR="0066679A" w:rsidRPr="00B36584">
        <w:rPr>
          <w:rFonts w:ascii="Times New Roman" w:eastAsia="Times New Roman" w:hAnsi="Times New Roman" w:cs="Times New Roman"/>
          <w:sz w:val="24"/>
          <w:szCs w:val="24"/>
          <w:highlight w:val="white"/>
        </w:rPr>
        <w:t>RIR</w:t>
      </w:r>
      <w:r w:rsidRPr="00B36584">
        <w:rPr>
          <w:rFonts w:ascii="Times New Roman" w:eastAsia="Times New Roman" w:hAnsi="Times New Roman" w:cs="Times New Roman"/>
          <w:sz w:val="24"/>
          <w:szCs w:val="24"/>
          <w:highlight w:val="white"/>
        </w:rPr>
        <w:t xml:space="preserve"> would require companies to </w:t>
      </w:r>
      <w:r w:rsidR="00BE0351" w:rsidRPr="00B36584">
        <w:rPr>
          <w:rFonts w:ascii="Times New Roman" w:eastAsia="Times New Roman" w:hAnsi="Times New Roman" w:cs="Times New Roman"/>
          <w:sz w:val="24"/>
          <w:szCs w:val="24"/>
          <w:highlight w:val="white"/>
        </w:rPr>
        <w:t>spend more on</w:t>
      </w:r>
      <w:r w:rsidRPr="00B36584">
        <w:rPr>
          <w:rFonts w:ascii="Times New Roman" w:eastAsia="Times New Roman" w:hAnsi="Times New Roman" w:cs="Times New Roman"/>
          <w:sz w:val="24"/>
          <w:szCs w:val="24"/>
          <w:highlight w:val="white"/>
        </w:rPr>
        <w:t xml:space="preserve"> interest payments, reducing </w:t>
      </w:r>
      <w:r w:rsidR="00BE0351" w:rsidRPr="00B36584">
        <w:rPr>
          <w:rFonts w:ascii="Times New Roman" w:eastAsia="Times New Roman" w:hAnsi="Times New Roman" w:cs="Times New Roman"/>
          <w:sz w:val="24"/>
          <w:szCs w:val="24"/>
          <w:highlight w:val="white"/>
        </w:rPr>
        <w:t>enterprises’</w:t>
      </w:r>
      <w:r w:rsidRPr="00B36584">
        <w:rPr>
          <w:rFonts w:ascii="Times New Roman" w:eastAsia="Times New Roman" w:hAnsi="Times New Roman" w:cs="Times New Roman"/>
          <w:sz w:val="24"/>
          <w:szCs w:val="24"/>
          <w:highlight w:val="white"/>
        </w:rPr>
        <w:t xml:space="preserve"> net profit. </w:t>
      </w:r>
      <w:r w:rsidR="00BE0351" w:rsidRPr="00B36584">
        <w:rPr>
          <w:rFonts w:ascii="Times New Roman" w:eastAsia="Times New Roman" w:hAnsi="Times New Roman" w:cs="Times New Roman"/>
          <w:sz w:val="24"/>
          <w:szCs w:val="24"/>
          <w:highlight w:val="white"/>
        </w:rPr>
        <w:t xml:space="preserve">Consequently, </w:t>
      </w:r>
      <w:r w:rsidRPr="00B36584">
        <w:rPr>
          <w:rFonts w:ascii="Times New Roman" w:eastAsia="Times New Roman" w:hAnsi="Times New Roman" w:cs="Times New Roman"/>
          <w:sz w:val="24"/>
          <w:szCs w:val="24"/>
          <w:highlight w:val="white"/>
        </w:rPr>
        <w:t>the compan</w:t>
      </w:r>
      <w:r w:rsidR="00BE0351" w:rsidRPr="00B36584">
        <w:rPr>
          <w:rFonts w:ascii="Times New Roman" w:eastAsia="Times New Roman" w:hAnsi="Times New Roman" w:cs="Times New Roman"/>
          <w:sz w:val="24"/>
          <w:szCs w:val="24"/>
          <w:highlight w:val="white"/>
        </w:rPr>
        <w:t>ies’ stock is</w:t>
      </w:r>
      <w:r w:rsidRPr="00B36584">
        <w:rPr>
          <w:rFonts w:ascii="Times New Roman" w:eastAsia="Times New Roman" w:hAnsi="Times New Roman" w:cs="Times New Roman"/>
          <w:sz w:val="24"/>
          <w:szCs w:val="24"/>
          <w:highlight w:val="white"/>
        </w:rPr>
        <w:t xml:space="preserve"> less attractive to investors. Additionally, when </w:t>
      </w:r>
      <w:r w:rsidR="000659DE" w:rsidRPr="00B36584">
        <w:rPr>
          <w:rFonts w:ascii="Times New Roman" w:eastAsia="Times New Roman" w:hAnsi="Times New Roman" w:cs="Times New Roman"/>
          <w:sz w:val="24"/>
          <w:szCs w:val="24"/>
          <w:highlight w:val="white"/>
        </w:rPr>
        <w:t>INF</w:t>
      </w:r>
      <w:r w:rsidRPr="00B36584">
        <w:rPr>
          <w:rFonts w:ascii="Times New Roman" w:eastAsia="Times New Roman" w:hAnsi="Times New Roman" w:cs="Times New Roman"/>
          <w:sz w:val="24"/>
          <w:szCs w:val="24"/>
          <w:highlight w:val="white"/>
        </w:rPr>
        <w:t xml:space="preserve"> </w:t>
      </w:r>
      <w:r w:rsidR="004A4E7D" w:rsidRPr="00B36584">
        <w:rPr>
          <w:rFonts w:ascii="Times New Roman" w:eastAsia="Times New Roman" w:hAnsi="Times New Roman" w:cs="Times New Roman"/>
          <w:sz w:val="24"/>
          <w:szCs w:val="24"/>
          <w:highlight w:val="white"/>
        </w:rPr>
        <w:t>rises</w:t>
      </w:r>
      <w:r w:rsidRPr="00B36584">
        <w:rPr>
          <w:rFonts w:ascii="Times New Roman" w:eastAsia="Times New Roman" w:hAnsi="Times New Roman" w:cs="Times New Roman"/>
          <w:sz w:val="24"/>
          <w:szCs w:val="24"/>
          <w:highlight w:val="white"/>
        </w:rPr>
        <w:t xml:space="preserve"> uncontrollably, companies face higher operating costs, leading to a </w:t>
      </w:r>
      <w:r w:rsidR="00BE0351" w:rsidRPr="00B36584">
        <w:rPr>
          <w:rFonts w:ascii="Times New Roman" w:eastAsia="Times New Roman" w:hAnsi="Times New Roman" w:cs="Times New Roman"/>
          <w:sz w:val="24"/>
          <w:szCs w:val="24"/>
          <w:highlight w:val="white"/>
        </w:rPr>
        <w:t>reduction</w:t>
      </w:r>
      <w:r w:rsidRPr="00B36584">
        <w:rPr>
          <w:rFonts w:ascii="Times New Roman" w:eastAsia="Times New Roman" w:hAnsi="Times New Roman" w:cs="Times New Roman"/>
          <w:sz w:val="24"/>
          <w:szCs w:val="24"/>
          <w:highlight w:val="white"/>
        </w:rPr>
        <w:t xml:space="preserve"> in net profit and ultimately a decline in </w:t>
      </w:r>
      <w:r w:rsidR="000659DE"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T</w:t>
      </w:r>
      <w:r w:rsidR="00BE0351" w:rsidRPr="00B36584">
        <w:rPr>
          <w:rFonts w:ascii="Times New Roman" w:eastAsia="Times New Roman" w:hAnsi="Times New Roman" w:cs="Times New Roman"/>
          <w:sz w:val="24"/>
          <w:szCs w:val="24"/>
          <w:highlight w:val="white"/>
        </w:rPr>
        <w:t>he</w:t>
      </w:r>
      <w:r w:rsidRPr="00B36584">
        <w:rPr>
          <w:rFonts w:ascii="Times New Roman" w:eastAsia="Times New Roman" w:hAnsi="Times New Roman" w:cs="Times New Roman"/>
          <w:sz w:val="24"/>
          <w:szCs w:val="24"/>
          <w:highlight w:val="white"/>
        </w:rPr>
        <w:t xml:space="preserve"> idea is supported by the findings of Al-</w:t>
      </w:r>
      <w:proofErr w:type="spellStart"/>
      <w:r w:rsidRPr="00B36584">
        <w:rPr>
          <w:rFonts w:ascii="Times New Roman" w:eastAsia="Times New Roman" w:hAnsi="Times New Roman" w:cs="Times New Roman"/>
          <w:sz w:val="24"/>
          <w:szCs w:val="24"/>
          <w:highlight w:val="white"/>
        </w:rPr>
        <w:t>Shubiri</w:t>
      </w:r>
      <w:proofErr w:type="spellEnd"/>
      <w:r w:rsidRPr="00B36584">
        <w:rPr>
          <w:rFonts w:ascii="Times New Roman" w:eastAsia="Times New Roman" w:hAnsi="Times New Roman" w:cs="Times New Roman"/>
          <w:sz w:val="24"/>
          <w:szCs w:val="24"/>
          <w:highlight w:val="white"/>
        </w:rPr>
        <w:t xml:space="preserve"> (2010)</w:t>
      </w:r>
      <w:r w:rsidR="00397BA6" w:rsidRPr="00B36584">
        <w:rPr>
          <w:rFonts w:ascii="Times New Roman" w:eastAsia="Times New Roman" w:hAnsi="Times New Roman" w:cs="Times New Roman"/>
          <w:sz w:val="24"/>
          <w:szCs w:val="24"/>
          <w:highlight w:val="white"/>
        </w:rPr>
        <w:t>.</w:t>
      </w:r>
    </w:p>
    <w:p w14:paraId="3C64F81B" w14:textId="4F1719A2" w:rsidR="002F52D3" w:rsidRPr="00B36584" w:rsidRDefault="00DE0C8F" w:rsidP="00B36584">
      <w:pPr>
        <w:spacing w:before="240" w:after="240"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highlight w:val="white"/>
        </w:rPr>
        <w:t xml:space="preserve">In addition, </w:t>
      </w:r>
      <w:r w:rsidRPr="00B36584">
        <w:rPr>
          <w:rFonts w:ascii="Times New Roman" w:eastAsia="Times New Roman" w:hAnsi="Times New Roman" w:cs="Times New Roman"/>
          <w:sz w:val="24"/>
          <w:szCs w:val="24"/>
        </w:rPr>
        <w:t xml:space="preserve">an increase in consumer prices will cause </w:t>
      </w:r>
      <w:r w:rsidR="00F908ED" w:rsidRPr="00B36584">
        <w:rPr>
          <w:rFonts w:ascii="Times New Roman" w:eastAsia="Times New Roman" w:hAnsi="Times New Roman" w:cs="Times New Roman"/>
          <w:sz w:val="24"/>
          <w:szCs w:val="24"/>
        </w:rPr>
        <w:t xml:space="preserve">INF </w:t>
      </w:r>
      <w:r w:rsidRPr="00B36584">
        <w:rPr>
          <w:rFonts w:ascii="Times New Roman" w:eastAsia="Times New Roman" w:hAnsi="Times New Roman" w:cs="Times New Roman"/>
          <w:sz w:val="24"/>
          <w:szCs w:val="24"/>
        </w:rPr>
        <w:t xml:space="preserve">(Mankiw, 2018). In </w:t>
      </w:r>
      <w:r w:rsidR="009A2A41" w:rsidRPr="00B36584">
        <w:rPr>
          <w:rFonts w:ascii="Times New Roman" w:eastAsia="Times New Roman" w:hAnsi="Times New Roman" w:cs="Times New Roman"/>
          <w:sz w:val="24"/>
          <w:szCs w:val="24"/>
        </w:rPr>
        <w:t>other</w:t>
      </w:r>
      <w:r w:rsidRPr="00B36584">
        <w:rPr>
          <w:rFonts w:ascii="Times New Roman" w:eastAsia="Times New Roman" w:hAnsi="Times New Roman" w:cs="Times New Roman"/>
          <w:sz w:val="24"/>
          <w:szCs w:val="24"/>
        </w:rPr>
        <w:t xml:space="preserve"> words, CPI and </w:t>
      </w:r>
      <w:r w:rsidR="00F908ED" w:rsidRPr="00B36584">
        <w:rPr>
          <w:rFonts w:ascii="Times New Roman" w:eastAsia="Times New Roman" w:hAnsi="Times New Roman" w:cs="Times New Roman"/>
          <w:sz w:val="24"/>
          <w:szCs w:val="24"/>
        </w:rPr>
        <w:t xml:space="preserve">INF </w:t>
      </w:r>
      <w:r w:rsidRPr="00B36584">
        <w:rPr>
          <w:rFonts w:ascii="Times New Roman" w:eastAsia="Times New Roman" w:hAnsi="Times New Roman" w:cs="Times New Roman"/>
          <w:sz w:val="24"/>
          <w:szCs w:val="24"/>
        </w:rPr>
        <w:t xml:space="preserve">have a positive relationship in an economy. Therefore, based on </w:t>
      </w:r>
      <w:proofErr w:type="spellStart"/>
      <w:r w:rsidRPr="00B36584">
        <w:rPr>
          <w:rFonts w:ascii="Times New Roman" w:eastAsia="Times New Roman" w:hAnsi="Times New Roman" w:cs="Times New Roman"/>
          <w:sz w:val="24"/>
          <w:szCs w:val="24"/>
        </w:rPr>
        <w:t>Nasseh</w:t>
      </w:r>
      <w:proofErr w:type="spellEnd"/>
      <w:r w:rsidRPr="00B36584">
        <w:rPr>
          <w:rFonts w:ascii="Times New Roman" w:eastAsia="Times New Roman" w:hAnsi="Times New Roman" w:cs="Times New Roman"/>
          <w:sz w:val="24"/>
          <w:szCs w:val="24"/>
        </w:rPr>
        <w:t xml:space="preserve"> and Strauss (2000) research, CPI has a positive correlation with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which means that </w:t>
      </w:r>
      <w:r w:rsidR="00F908ED" w:rsidRPr="00B36584">
        <w:rPr>
          <w:rFonts w:ascii="Times New Roman" w:eastAsia="Times New Roman" w:hAnsi="Times New Roman" w:cs="Times New Roman"/>
          <w:sz w:val="24"/>
          <w:szCs w:val="24"/>
        </w:rPr>
        <w:t xml:space="preserve">INF </w:t>
      </w:r>
      <w:r w:rsidRPr="00B36584">
        <w:rPr>
          <w:rFonts w:ascii="Times New Roman" w:eastAsia="Times New Roman" w:hAnsi="Times New Roman" w:cs="Times New Roman"/>
          <w:sz w:val="24"/>
          <w:szCs w:val="24"/>
        </w:rPr>
        <w:t xml:space="preserve">is positively correlated with </w:t>
      </w:r>
      <w:r w:rsidR="00F908ED"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showcasing the opposite result in research articles on this issue. </w:t>
      </w:r>
    </w:p>
    <w:p w14:paraId="088F0A3D" w14:textId="77777777" w:rsidR="002F52D3" w:rsidRPr="00B36584" w:rsidRDefault="392F6A62" w:rsidP="00B36584">
      <w:pPr>
        <w:pStyle w:val="Heading2"/>
        <w:rPr>
          <w:rFonts w:cs="Times New Roman"/>
          <w:b w:val="0"/>
          <w:highlight w:val="white"/>
        </w:rPr>
      </w:pPr>
      <w:bookmarkStart w:id="26" w:name="_Toc152346190"/>
      <w:bookmarkStart w:id="27" w:name="_Toc152356676"/>
      <w:bookmarkStart w:id="28" w:name="_Toc152356942"/>
      <w:r w:rsidRPr="00B36584">
        <w:rPr>
          <w:rFonts w:cs="Times New Roman"/>
          <w:highlight w:val="white"/>
        </w:rPr>
        <w:t>GDP</w:t>
      </w:r>
      <w:bookmarkEnd w:id="26"/>
      <w:bookmarkEnd w:id="27"/>
      <w:bookmarkEnd w:id="28"/>
    </w:p>
    <w:p w14:paraId="7288853F" w14:textId="029E80D2" w:rsidR="002F52D3" w:rsidRPr="00B36584" w:rsidRDefault="00DE0C8F" w:rsidP="00B36584">
      <w:pPr>
        <w:spacing w:before="240" w:after="240" w:line="360" w:lineRule="auto"/>
        <w:ind w:firstLine="567"/>
        <w:jc w:val="both"/>
        <w:rPr>
          <w:rFonts w:ascii="Times New Roman" w:eastAsia="Times New Roman" w:hAnsi="Times New Roman" w:cs="Times New Roman"/>
          <w:sz w:val="24"/>
          <w:szCs w:val="24"/>
          <w:highlight w:val="white"/>
        </w:rPr>
      </w:pPr>
      <w:r w:rsidRPr="00B36584">
        <w:rPr>
          <w:rFonts w:ascii="Times New Roman" w:eastAsia="Times New Roman" w:hAnsi="Times New Roman" w:cs="Times New Roman"/>
          <w:sz w:val="24"/>
          <w:szCs w:val="24"/>
          <w:highlight w:val="white"/>
        </w:rPr>
        <w:t xml:space="preserve">According to </w:t>
      </w:r>
      <w:r w:rsidR="00930956" w:rsidRPr="00B36584">
        <w:rPr>
          <w:rFonts w:ascii="Times New Roman" w:eastAsia="Times New Roman" w:hAnsi="Times New Roman" w:cs="Times New Roman"/>
          <w:sz w:val="24"/>
          <w:szCs w:val="24"/>
          <w:highlight w:val="white"/>
        </w:rPr>
        <w:t>research</w:t>
      </w:r>
      <w:r w:rsidRPr="00B36584">
        <w:rPr>
          <w:rFonts w:ascii="Times New Roman" w:eastAsia="Times New Roman" w:hAnsi="Times New Roman" w:cs="Times New Roman"/>
          <w:sz w:val="24"/>
          <w:szCs w:val="24"/>
          <w:highlight w:val="white"/>
        </w:rPr>
        <w:t xml:space="preserve"> conducted by Singh et al</w:t>
      </w:r>
      <w:r w:rsidR="00397BA6" w:rsidRPr="00B36584">
        <w:rPr>
          <w:rFonts w:ascii="Times New Roman" w:eastAsia="Times New Roman" w:hAnsi="Times New Roman" w:cs="Times New Roman"/>
          <w:sz w:val="24"/>
          <w:szCs w:val="24"/>
          <w:highlight w:val="white"/>
        </w:rPr>
        <w:t xml:space="preserve"> (2011)</w:t>
      </w:r>
      <w:r w:rsidRPr="00B36584">
        <w:rPr>
          <w:rFonts w:ascii="Times New Roman" w:eastAsia="Times New Roman" w:hAnsi="Times New Roman" w:cs="Times New Roman"/>
          <w:sz w:val="24"/>
          <w:szCs w:val="24"/>
          <w:highlight w:val="white"/>
        </w:rPr>
        <w:t xml:space="preserve">, it was observed that there is a positive correlation between GDP and </w:t>
      </w:r>
      <w:r w:rsidR="005C7DF1" w:rsidRPr="00B36584">
        <w:rPr>
          <w:rFonts w:ascii="Times New Roman" w:eastAsia="Times New Roman" w:hAnsi="Times New Roman" w:cs="Times New Roman"/>
          <w:sz w:val="24"/>
          <w:szCs w:val="24"/>
          <w:highlight w:val="white"/>
        </w:rPr>
        <w:t>SPs</w:t>
      </w:r>
      <w:r w:rsidRPr="00B36584">
        <w:rPr>
          <w:rFonts w:ascii="Times New Roman" w:eastAsia="Times New Roman" w:hAnsi="Times New Roman" w:cs="Times New Roman"/>
          <w:sz w:val="24"/>
          <w:szCs w:val="24"/>
          <w:highlight w:val="white"/>
        </w:rPr>
        <w:t>. This means that as the GDP increases, indicators such as P</w:t>
      </w:r>
      <w:r w:rsidR="00A16CD4" w:rsidRPr="00B36584">
        <w:rPr>
          <w:rFonts w:ascii="Times New Roman" w:eastAsia="Times New Roman" w:hAnsi="Times New Roman" w:cs="Times New Roman"/>
          <w:sz w:val="24"/>
          <w:szCs w:val="24"/>
          <w:highlight w:val="white"/>
        </w:rPr>
        <w:t>/E</w:t>
      </w:r>
      <w:r w:rsidRPr="00B36584">
        <w:rPr>
          <w:rFonts w:ascii="Times New Roman" w:eastAsia="Times New Roman" w:hAnsi="Times New Roman" w:cs="Times New Roman"/>
          <w:sz w:val="24"/>
          <w:szCs w:val="24"/>
          <w:highlight w:val="white"/>
        </w:rPr>
        <w:t>, P</w:t>
      </w:r>
      <w:r w:rsidR="00A16CD4" w:rsidRPr="00B36584">
        <w:rPr>
          <w:rFonts w:ascii="Times New Roman" w:eastAsia="Times New Roman" w:hAnsi="Times New Roman" w:cs="Times New Roman"/>
          <w:sz w:val="24"/>
          <w:szCs w:val="24"/>
          <w:highlight w:val="white"/>
        </w:rPr>
        <w:t>/B</w:t>
      </w:r>
      <w:r w:rsidRPr="00B36584">
        <w:rPr>
          <w:rFonts w:ascii="Times New Roman" w:eastAsia="Times New Roman" w:hAnsi="Times New Roman" w:cs="Times New Roman"/>
          <w:sz w:val="24"/>
          <w:szCs w:val="24"/>
          <w:highlight w:val="white"/>
        </w:rPr>
        <w:t xml:space="preserve">, and yield of return also tend to increase. The overall finding of the study suggests that the </w:t>
      </w:r>
      <w:r w:rsidRPr="00B36584">
        <w:rPr>
          <w:rFonts w:ascii="Times New Roman" w:eastAsia="Times New Roman" w:hAnsi="Times New Roman" w:cs="Times New Roman"/>
          <w:sz w:val="24"/>
          <w:szCs w:val="24"/>
          <w:highlight w:val="white"/>
        </w:rPr>
        <w:lastRenderedPageBreak/>
        <w:t xml:space="preserve">growth of </w:t>
      </w:r>
      <w:r w:rsidR="00D90334" w:rsidRPr="00B36584">
        <w:rPr>
          <w:rFonts w:ascii="Times New Roman" w:eastAsia="Times New Roman" w:hAnsi="Times New Roman" w:cs="Times New Roman"/>
          <w:sz w:val="24"/>
          <w:szCs w:val="24"/>
          <w:highlight w:val="white"/>
        </w:rPr>
        <w:t>GDP</w:t>
      </w:r>
      <w:r w:rsidRPr="00B36584">
        <w:rPr>
          <w:rFonts w:ascii="Times New Roman" w:eastAsia="Times New Roman" w:hAnsi="Times New Roman" w:cs="Times New Roman"/>
          <w:sz w:val="24"/>
          <w:szCs w:val="24"/>
          <w:highlight w:val="white"/>
        </w:rPr>
        <w:t xml:space="preserve"> is likely to result in higher </w:t>
      </w:r>
      <w:r w:rsidR="00D90334"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for medium and large companies. However, it should be noted that there is a negative correlation between GDP and </w:t>
      </w:r>
      <w:r w:rsidR="00D90334" w:rsidRPr="00B36584">
        <w:rPr>
          <w:rFonts w:ascii="Times New Roman" w:eastAsia="Times New Roman" w:hAnsi="Times New Roman" w:cs="Times New Roman"/>
          <w:sz w:val="24"/>
          <w:szCs w:val="24"/>
          <w:highlight w:val="white"/>
        </w:rPr>
        <w:t xml:space="preserve">SP </w:t>
      </w:r>
      <w:r w:rsidRPr="00B36584">
        <w:rPr>
          <w:rFonts w:ascii="Times New Roman" w:eastAsia="Times New Roman" w:hAnsi="Times New Roman" w:cs="Times New Roman"/>
          <w:sz w:val="24"/>
          <w:szCs w:val="24"/>
          <w:highlight w:val="white"/>
        </w:rPr>
        <w:t xml:space="preserve">for small companies in Taiwan. </w:t>
      </w:r>
    </w:p>
    <w:p w14:paraId="7A6CBFD7" w14:textId="28D46618" w:rsidR="002F52D3" w:rsidRPr="00B36584" w:rsidRDefault="00DE0C8F" w:rsidP="00B36584">
      <w:pPr>
        <w:spacing w:before="240" w:after="240" w:line="360" w:lineRule="auto"/>
        <w:ind w:firstLine="567"/>
        <w:jc w:val="both"/>
        <w:rPr>
          <w:rFonts w:ascii="Times New Roman" w:eastAsia="Times New Roman" w:hAnsi="Times New Roman" w:cs="Times New Roman"/>
          <w:sz w:val="24"/>
          <w:szCs w:val="24"/>
          <w:highlight w:val="white"/>
        </w:rPr>
      </w:pPr>
      <w:r w:rsidRPr="00B36584">
        <w:rPr>
          <w:rFonts w:ascii="Times New Roman" w:eastAsia="Times New Roman" w:hAnsi="Times New Roman" w:cs="Times New Roman"/>
          <w:sz w:val="24"/>
          <w:szCs w:val="24"/>
          <w:highlight w:val="white"/>
        </w:rPr>
        <w:t xml:space="preserve">In various studies, it has been found that there is a strong and lasting relationship between </w:t>
      </w:r>
      <w:r w:rsidR="00D90334"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and GDP. Additionally, there is a dynamic and positive connection between GDP and </w:t>
      </w:r>
      <w:r w:rsidR="00D90334"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This implies that when </w:t>
      </w:r>
      <w:r w:rsidR="00D90334"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increase</w:t>
      </w:r>
      <w:r w:rsidR="247278E8" w:rsidRPr="00B36584">
        <w:rPr>
          <w:rFonts w:ascii="Times New Roman" w:eastAsia="Times New Roman" w:hAnsi="Times New Roman" w:cs="Times New Roman"/>
          <w:sz w:val="24"/>
          <w:szCs w:val="24"/>
          <w:highlight w:val="white"/>
        </w:rPr>
        <w:t>,</w:t>
      </w:r>
      <w:r w:rsidRPr="00B36584">
        <w:rPr>
          <w:rFonts w:ascii="Times New Roman" w:eastAsia="Times New Roman" w:hAnsi="Times New Roman" w:cs="Times New Roman"/>
          <w:sz w:val="24"/>
          <w:szCs w:val="24"/>
          <w:highlight w:val="white"/>
        </w:rPr>
        <w:t xml:space="preserve"> the GDP of Turkey will also experience a rise </w:t>
      </w:r>
      <w:r w:rsidR="247278E8" w:rsidRPr="00B36584">
        <w:rPr>
          <w:rFonts w:ascii="Times New Roman" w:eastAsia="Times New Roman" w:hAnsi="Times New Roman" w:cs="Times New Roman"/>
          <w:sz w:val="24"/>
          <w:szCs w:val="24"/>
          <w:highlight w:val="white"/>
        </w:rPr>
        <w:t>and vice versa.</w:t>
      </w:r>
      <w:r w:rsidRPr="00B36584">
        <w:rPr>
          <w:rFonts w:ascii="Times New Roman" w:eastAsia="Times New Roman" w:hAnsi="Times New Roman" w:cs="Times New Roman"/>
          <w:sz w:val="24"/>
          <w:szCs w:val="24"/>
          <w:highlight w:val="white"/>
        </w:rPr>
        <w:t xml:space="preserve"> This finding has been supported by research conducted by Kim and </w:t>
      </w:r>
      <w:r w:rsidR="009A2A41" w:rsidRPr="00B36584">
        <w:rPr>
          <w:rFonts w:ascii="Times New Roman" w:eastAsia="Times New Roman" w:hAnsi="Times New Roman" w:cs="Times New Roman"/>
          <w:sz w:val="24"/>
          <w:szCs w:val="24"/>
          <w:highlight w:val="white"/>
        </w:rPr>
        <w:t>In</w:t>
      </w:r>
      <w:r w:rsidRPr="00B36584">
        <w:rPr>
          <w:rFonts w:ascii="Times New Roman" w:eastAsia="Times New Roman" w:hAnsi="Times New Roman" w:cs="Times New Roman"/>
          <w:sz w:val="24"/>
          <w:szCs w:val="24"/>
          <w:highlight w:val="white"/>
        </w:rPr>
        <w:t xml:space="preserve"> (2003), Cole et al. (2008), Beck and Levine (2004), and Zhou et al. (2012).</w:t>
      </w:r>
    </w:p>
    <w:p w14:paraId="390881FC" w14:textId="77777777" w:rsidR="002F52D3" w:rsidRPr="00B36584" w:rsidRDefault="392F6A62" w:rsidP="00B36584">
      <w:pPr>
        <w:pStyle w:val="Heading2"/>
        <w:rPr>
          <w:rFonts w:cs="Times New Roman"/>
          <w:b w:val="0"/>
        </w:rPr>
      </w:pPr>
      <w:bookmarkStart w:id="29" w:name="_Toc152346191"/>
      <w:bookmarkStart w:id="30" w:name="_Toc152356677"/>
      <w:bookmarkStart w:id="31" w:name="_Toc152356943"/>
      <w:r w:rsidRPr="00B36584">
        <w:rPr>
          <w:rFonts w:cs="Times New Roman"/>
        </w:rPr>
        <w:t>M1</w:t>
      </w:r>
      <w:bookmarkEnd w:id="29"/>
      <w:bookmarkEnd w:id="30"/>
      <w:bookmarkEnd w:id="31"/>
    </w:p>
    <w:p w14:paraId="4A3BE1BA" w14:textId="6EEBF687" w:rsidR="002F52D3" w:rsidRPr="00B36584" w:rsidRDefault="247278E8" w:rsidP="00B36584">
      <w:pPr>
        <w:spacing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highlight w:val="white"/>
        </w:rPr>
        <w:t>Previous</w:t>
      </w:r>
      <w:r w:rsidR="00DE0C8F" w:rsidRPr="00B36584">
        <w:rPr>
          <w:rFonts w:ascii="Times New Roman" w:eastAsia="Times New Roman" w:hAnsi="Times New Roman" w:cs="Times New Roman"/>
          <w:sz w:val="24"/>
          <w:szCs w:val="24"/>
          <w:highlight w:val="white"/>
        </w:rPr>
        <w:t xml:space="preserve"> research has demonstrated the influence of </w:t>
      </w:r>
      <w:r w:rsidR="009B3AFA" w:rsidRPr="00B36584">
        <w:rPr>
          <w:rFonts w:ascii="Times New Roman" w:eastAsia="Times New Roman" w:hAnsi="Times New Roman" w:cs="Times New Roman"/>
          <w:sz w:val="24"/>
          <w:szCs w:val="24"/>
          <w:highlight w:val="white"/>
        </w:rPr>
        <w:t>M1</w:t>
      </w:r>
      <w:r w:rsidR="00DE0C8F" w:rsidRPr="00B36584">
        <w:rPr>
          <w:rFonts w:ascii="Times New Roman" w:eastAsia="Times New Roman" w:hAnsi="Times New Roman" w:cs="Times New Roman"/>
          <w:sz w:val="24"/>
          <w:szCs w:val="24"/>
          <w:highlight w:val="white"/>
        </w:rPr>
        <w:t xml:space="preserve"> on </w:t>
      </w:r>
      <w:r w:rsidR="009B3AFA" w:rsidRPr="00B36584">
        <w:rPr>
          <w:rFonts w:ascii="Times New Roman" w:eastAsia="Times New Roman" w:hAnsi="Times New Roman" w:cs="Times New Roman"/>
          <w:sz w:val="24"/>
          <w:szCs w:val="24"/>
          <w:highlight w:val="white"/>
        </w:rPr>
        <w:t>SP</w:t>
      </w:r>
      <w:r w:rsidR="00DE0C8F" w:rsidRPr="00B36584">
        <w:rPr>
          <w:rFonts w:ascii="Times New Roman" w:eastAsia="Times New Roman" w:hAnsi="Times New Roman" w:cs="Times New Roman"/>
          <w:sz w:val="24"/>
          <w:szCs w:val="24"/>
          <w:highlight w:val="white"/>
        </w:rPr>
        <w:t xml:space="preserve"> of companies</w:t>
      </w:r>
      <w:r w:rsidRPr="00B36584">
        <w:rPr>
          <w:rFonts w:ascii="Times New Roman" w:eastAsia="Times New Roman" w:hAnsi="Times New Roman" w:cs="Times New Roman"/>
          <w:sz w:val="24"/>
          <w:szCs w:val="24"/>
          <w:highlight w:val="white"/>
        </w:rPr>
        <w:t xml:space="preserve"> which</w:t>
      </w:r>
      <w:r w:rsidR="00DE0C8F" w:rsidRPr="00B36584">
        <w:rPr>
          <w:rFonts w:ascii="Times New Roman" w:eastAsia="Times New Roman" w:hAnsi="Times New Roman" w:cs="Times New Roman"/>
          <w:sz w:val="24"/>
          <w:szCs w:val="24"/>
          <w:highlight w:val="white"/>
        </w:rPr>
        <w:t xml:space="preserve"> has shown that there exists an inverse relationship between M1 and </w:t>
      </w:r>
      <w:r w:rsidR="009B3AFA" w:rsidRPr="00B36584">
        <w:rPr>
          <w:rFonts w:ascii="Times New Roman" w:eastAsia="Times New Roman" w:hAnsi="Times New Roman" w:cs="Times New Roman"/>
          <w:sz w:val="24"/>
          <w:szCs w:val="24"/>
          <w:highlight w:val="white"/>
        </w:rPr>
        <w:t>RIR</w:t>
      </w:r>
      <w:r w:rsidR="00DE0C8F" w:rsidRPr="00B36584">
        <w:rPr>
          <w:rFonts w:ascii="Times New Roman" w:eastAsia="Times New Roman" w:hAnsi="Times New Roman" w:cs="Times New Roman"/>
          <w:sz w:val="24"/>
          <w:szCs w:val="24"/>
          <w:highlight w:val="white"/>
        </w:rPr>
        <w:t xml:space="preserve">, as evidenced by </w:t>
      </w:r>
      <w:proofErr w:type="spellStart"/>
      <w:r w:rsidR="00DE0C8F" w:rsidRPr="00B36584">
        <w:rPr>
          <w:rFonts w:ascii="Times New Roman" w:eastAsia="Times New Roman" w:hAnsi="Times New Roman" w:cs="Times New Roman"/>
          <w:sz w:val="24"/>
          <w:szCs w:val="24"/>
          <w:highlight w:val="white"/>
        </w:rPr>
        <w:t>Stracca</w:t>
      </w:r>
      <w:proofErr w:type="spellEnd"/>
      <w:r w:rsidR="00DE0C8F" w:rsidRPr="00B36584">
        <w:rPr>
          <w:rFonts w:ascii="Times New Roman" w:eastAsia="Times New Roman" w:hAnsi="Times New Roman" w:cs="Times New Roman"/>
          <w:sz w:val="24"/>
          <w:szCs w:val="24"/>
          <w:highlight w:val="white"/>
        </w:rPr>
        <w:t xml:space="preserve"> (2003). This negative correlation between </w:t>
      </w:r>
      <w:r w:rsidR="009B3AFA" w:rsidRPr="00B36584">
        <w:rPr>
          <w:rFonts w:ascii="Times New Roman" w:eastAsia="Times New Roman" w:hAnsi="Times New Roman" w:cs="Times New Roman"/>
          <w:sz w:val="24"/>
          <w:szCs w:val="24"/>
          <w:highlight w:val="white"/>
        </w:rPr>
        <w:t>RIR</w:t>
      </w:r>
      <w:r w:rsidR="00DE0C8F" w:rsidRPr="00B36584">
        <w:rPr>
          <w:rFonts w:ascii="Times New Roman" w:eastAsia="Times New Roman" w:hAnsi="Times New Roman" w:cs="Times New Roman"/>
          <w:sz w:val="24"/>
          <w:szCs w:val="24"/>
          <w:highlight w:val="white"/>
        </w:rPr>
        <w:t xml:space="preserve"> and </w:t>
      </w:r>
      <w:r w:rsidR="009B3AFA" w:rsidRPr="00B36584">
        <w:rPr>
          <w:rFonts w:ascii="Times New Roman" w:eastAsia="Times New Roman" w:hAnsi="Times New Roman" w:cs="Times New Roman"/>
          <w:sz w:val="24"/>
          <w:szCs w:val="24"/>
          <w:highlight w:val="white"/>
        </w:rPr>
        <w:t>SP</w:t>
      </w:r>
      <w:r w:rsidR="00DE0C8F" w:rsidRPr="00B36584">
        <w:rPr>
          <w:rFonts w:ascii="Times New Roman" w:eastAsia="Times New Roman" w:hAnsi="Times New Roman" w:cs="Times New Roman"/>
          <w:sz w:val="24"/>
          <w:szCs w:val="24"/>
          <w:highlight w:val="white"/>
        </w:rPr>
        <w:t xml:space="preserve"> implies a positive relationship between M1 and </w:t>
      </w:r>
      <w:r w:rsidR="009B3AFA" w:rsidRPr="00B36584">
        <w:rPr>
          <w:rFonts w:ascii="Times New Roman" w:eastAsia="Times New Roman" w:hAnsi="Times New Roman" w:cs="Times New Roman"/>
          <w:sz w:val="24"/>
          <w:szCs w:val="24"/>
          <w:highlight w:val="white"/>
        </w:rPr>
        <w:t>SP</w:t>
      </w:r>
      <w:r w:rsidR="00DE0C8F" w:rsidRPr="00B36584">
        <w:rPr>
          <w:rFonts w:ascii="Times New Roman" w:eastAsia="Times New Roman" w:hAnsi="Times New Roman" w:cs="Times New Roman"/>
          <w:sz w:val="24"/>
          <w:szCs w:val="24"/>
          <w:highlight w:val="white"/>
        </w:rPr>
        <w:t>.</w:t>
      </w:r>
      <w:r w:rsidR="00DE0C8F" w:rsidRPr="00B36584">
        <w:rPr>
          <w:rFonts w:ascii="Times New Roman" w:eastAsia="Times New Roman" w:hAnsi="Times New Roman" w:cs="Times New Roman"/>
          <w:sz w:val="24"/>
          <w:szCs w:val="24"/>
        </w:rPr>
        <w:t xml:space="preserve"> </w:t>
      </w:r>
    </w:p>
    <w:p w14:paraId="764F817F" w14:textId="46FA4AC4" w:rsidR="002F52D3" w:rsidRPr="00B36584" w:rsidRDefault="392F6A62" w:rsidP="00B36584">
      <w:pPr>
        <w:pStyle w:val="Heading2"/>
        <w:rPr>
          <w:rFonts w:cs="Times New Roman"/>
          <w:b w:val="0"/>
        </w:rPr>
      </w:pPr>
      <w:bookmarkStart w:id="32" w:name="_Toc152346192"/>
      <w:bookmarkStart w:id="33" w:name="_Toc152356678"/>
      <w:bookmarkStart w:id="34" w:name="_Toc152356944"/>
      <w:r w:rsidRPr="00B36584">
        <w:rPr>
          <w:rFonts w:cs="Times New Roman"/>
        </w:rPr>
        <w:t>NR</w:t>
      </w:r>
      <w:bookmarkEnd w:id="32"/>
      <w:bookmarkEnd w:id="33"/>
      <w:bookmarkEnd w:id="34"/>
    </w:p>
    <w:p w14:paraId="0AB04249" w14:textId="6D5D8683" w:rsidR="002F52D3" w:rsidRPr="00B36584" w:rsidRDefault="00DE0C8F" w:rsidP="00B36584">
      <w:pPr>
        <w:spacing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Due to research by Srinivasan</w:t>
      </w:r>
      <w:r w:rsidRPr="00B36584">
        <w:rPr>
          <w:rFonts w:ascii="Times New Roman" w:eastAsia="Times New Roman" w:hAnsi="Times New Roman" w:cs="Times New Roman"/>
          <w:sz w:val="24"/>
          <w:szCs w:val="24"/>
          <w:highlight w:val="white"/>
        </w:rPr>
        <w:t xml:space="preserve"> (2012), the size of the firm - which is measured by total </w:t>
      </w:r>
      <w:r w:rsidR="00EA46C6" w:rsidRPr="00B36584">
        <w:rPr>
          <w:rFonts w:ascii="Times New Roman" w:eastAsia="Times New Roman" w:hAnsi="Times New Roman" w:cs="Times New Roman"/>
          <w:sz w:val="24"/>
          <w:szCs w:val="24"/>
          <w:highlight w:val="white"/>
        </w:rPr>
        <w:t>N</w:t>
      </w:r>
      <w:r w:rsidR="0066679A" w:rsidRPr="00B36584">
        <w:rPr>
          <w:rFonts w:ascii="Times New Roman" w:eastAsia="Times New Roman" w:hAnsi="Times New Roman" w:cs="Times New Roman"/>
          <w:sz w:val="24"/>
          <w:szCs w:val="24"/>
          <w:highlight w:val="white"/>
        </w:rPr>
        <w:t>R</w:t>
      </w:r>
      <w:r w:rsidRPr="00B36584">
        <w:rPr>
          <w:rFonts w:ascii="Times New Roman" w:eastAsia="Times New Roman" w:hAnsi="Times New Roman" w:cs="Times New Roman"/>
          <w:sz w:val="24"/>
          <w:szCs w:val="24"/>
          <w:highlight w:val="white"/>
        </w:rPr>
        <w:t xml:space="preserve">- stated that it has a significant impact on companies’ </w:t>
      </w:r>
      <w:r w:rsidR="00EA46C6"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of all sectors, not including manufacturing. In detail, a company's </w:t>
      </w:r>
      <w:r w:rsidR="00EA46C6" w:rsidRPr="00B36584">
        <w:rPr>
          <w:rFonts w:ascii="Times New Roman" w:eastAsia="Times New Roman" w:hAnsi="Times New Roman" w:cs="Times New Roman"/>
          <w:sz w:val="24"/>
          <w:szCs w:val="24"/>
          <w:highlight w:val="white"/>
        </w:rPr>
        <w:t>NV</w:t>
      </w:r>
      <w:r w:rsidRPr="00B36584">
        <w:rPr>
          <w:rFonts w:ascii="Times New Roman" w:eastAsia="Times New Roman" w:hAnsi="Times New Roman" w:cs="Times New Roman"/>
          <w:sz w:val="24"/>
          <w:szCs w:val="24"/>
          <w:highlight w:val="white"/>
        </w:rPr>
        <w:t xml:space="preserve"> is positively correlated with its </w:t>
      </w:r>
      <w:r w:rsidR="00EA46C6"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That is, the growth of </w:t>
      </w:r>
      <w:r w:rsidR="00EA46C6" w:rsidRPr="00B36584">
        <w:rPr>
          <w:rFonts w:ascii="Times New Roman" w:eastAsia="Times New Roman" w:hAnsi="Times New Roman" w:cs="Times New Roman"/>
          <w:sz w:val="24"/>
          <w:szCs w:val="24"/>
          <w:highlight w:val="white"/>
        </w:rPr>
        <w:t>N</w:t>
      </w:r>
      <w:r w:rsidR="0066679A" w:rsidRPr="00B36584">
        <w:rPr>
          <w:rFonts w:ascii="Times New Roman" w:eastAsia="Times New Roman" w:hAnsi="Times New Roman" w:cs="Times New Roman"/>
          <w:sz w:val="24"/>
          <w:szCs w:val="24"/>
          <w:highlight w:val="white"/>
        </w:rPr>
        <w:t>R</w:t>
      </w:r>
      <w:r w:rsidR="00EA46C6" w:rsidRPr="00B36584">
        <w:rPr>
          <w:rFonts w:ascii="Times New Roman" w:eastAsia="Times New Roman" w:hAnsi="Times New Roman" w:cs="Times New Roman"/>
          <w:sz w:val="24"/>
          <w:szCs w:val="24"/>
          <w:highlight w:val="white"/>
        </w:rPr>
        <w:t xml:space="preserve"> </w:t>
      </w:r>
      <w:r w:rsidRPr="00B36584">
        <w:rPr>
          <w:rFonts w:ascii="Times New Roman" w:eastAsia="Times New Roman" w:hAnsi="Times New Roman" w:cs="Times New Roman"/>
          <w:sz w:val="24"/>
          <w:szCs w:val="24"/>
          <w:highlight w:val="white"/>
        </w:rPr>
        <w:t xml:space="preserve">will promote the increase in </w:t>
      </w:r>
      <w:r w:rsidR="00EA46C6"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w:t>
      </w:r>
    </w:p>
    <w:p w14:paraId="26EBB167" w14:textId="77777777" w:rsidR="002F52D3" w:rsidRPr="00B36584" w:rsidRDefault="392F6A62" w:rsidP="00B36584">
      <w:pPr>
        <w:pStyle w:val="Heading2"/>
        <w:rPr>
          <w:rFonts w:cs="Times New Roman"/>
          <w:b w:val="0"/>
        </w:rPr>
      </w:pPr>
      <w:bookmarkStart w:id="35" w:name="_Toc152346193"/>
      <w:bookmarkStart w:id="36" w:name="_Toc152356679"/>
      <w:bookmarkStart w:id="37" w:name="_Toc152356945"/>
      <w:r w:rsidRPr="00B36584">
        <w:rPr>
          <w:rFonts w:cs="Times New Roman"/>
        </w:rPr>
        <w:t>CAPEX</w:t>
      </w:r>
      <w:bookmarkEnd w:id="35"/>
      <w:bookmarkEnd w:id="36"/>
      <w:bookmarkEnd w:id="37"/>
      <w:r w:rsidRPr="00B36584">
        <w:rPr>
          <w:rFonts w:cs="Times New Roman"/>
        </w:rPr>
        <w:t xml:space="preserve"> </w:t>
      </w:r>
    </w:p>
    <w:p w14:paraId="7E9CB321" w14:textId="37FE37F7" w:rsidR="00B36584" w:rsidRPr="00B36584" w:rsidRDefault="00DE0C8F" w:rsidP="00B36584">
      <w:pPr>
        <w:spacing w:before="60" w:after="60"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Jiang et al. (2006) figured out that there is a positive relation between CAPEX and corporation earnings of listed companies in Shanghai. This means that CAPEX keeps </w:t>
      </w:r>
      <w:r w:rsidR="009A2A41" w:rsidRPr="00B36584">
        <w:rPr>
          <w:rFonts w:ascii="Times New Roman" w:eastAsia="Times New Roman" w:hAnsi="Times New Roman" w:cs="Times New Roman"/>
          <w:sz w:val="24"/>
          <w:szCs w:val="24"/>
        </w:rPr>
        <w:t>an</w:t>
      </w:r>
      <w:r w:rsidRPr="00B36584">
        <w:rPr>
          <w:rFonts w:ascii="Times New Roman" w:eastAsia="Times New Roman" w:hAnsi="Times New Roman" w:cs="Times New Roman"/>
          <w:sz w:val="24"/>
          <w:szCs w:val="24"/>
        </w:rPr>
        <w:t xml:space="preserve"> important position in developing business operations, and value of </w:t>
      </w:r>
      <w:r w:rsidR="003A6B75"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Furthermore, in the same study, enterprise earnings measured as the ratio of </w:t>
      </w:r>
      <w:r w:rsidR="003A6B75" w:rsidRPr="00B36584">
        <w:rPr>
          <w:rFonts w:ascii="Times New Roman" w:eastAsia="Times New Roman" w:hAnsi="Times New Roman" w:cs="Times New Roman"/>
          <w:sz w:val="24"/>
          <w:szCs w:val="24"/>
        </w:rPr>
        <w:t>OCF</w:t>
      </w:r>
      <w:r w:rsidRPr="00B36584">
        <w:rPr>
          <w:rFonts w:ascii="Times New Roman" w:eastAsia="Times New Roman" w:hAnsi="Times New Roman" w:cs="Times New Roman"/>
          <w:sz w:val="24"/>
          <w:szCs w:val="24"/>
        </w:rPr>
        <w:t xml:space="preserve"> to </w:t>
      </w:r>
      <w:r w:rsidR="003A6B75" w:rsidRPr="00B36584">
        <w:rPr>
          <w:rFonts w:ascii="Times New Roman" w:eastAsia="Times New Roman" w:hAnsi="Times New Roman" w:cs="Times New Roman"/>
          <w:sz w:val="24"/>
          <w:szCs w:val="24"/>
        </w:rPr>
        <w:t xml:space="preserve">TA </w:t>
      </w:r>
      <w:r w:rsidRPr="00B36584">
        <w:rPr>
          <w:rFonts w:ascii="Times New Roman" w:eastAsia="Times New Roman" w:hAnsi="Times New Roman" w:cs="Times New Roman"/>
          <w:sz w:val="24"/>
          <w:szCs w:val="24"/>
        </w:rPr>
        <w:t xml:space="preserve">increased portfolio </w:t>
      </w:r>
      <w:r w:rsidR="003A6B75" w:rsidRPr="00B36584">
        <w:rPr>
          <w:rFonts w:ascii="Times New Roman" w:eastAsia="Times New Roman" w:hAnsi="Times New Roman" w:cs="Times New Roman"/>
          <w:sz w:val="24"/>
          <w:szCs w:val="24"/>
        </w:rPr>
        <w:t>performance</w:t>
      </w:r>
      <w:r w:rsidRPr="00B36584">
        <w:rPr>
          <w:rFonts w:ascii="Times New Roman" w:eastAsia="Times New Roman" w:hAnsi="Times New Roman" w:cs="Times New Roman"/>
          <w:sz w:val="24"/>
          <w:szCs w:val="24"/>
        </w:rPr>
        <w:t xml:space="preserve">. Therefore, </w:t>
      </w:r>
      <w:r w:rsidR="247278E8" w:rsidRPr="00B36584">
        <w:rPr>
          <w:rFonts w:ascii="Times New Roman" w:eastAsia="Times New Roman" w:hAnsi="Times New Roman" w:cs="Times New Roman"/>
          <w:sz w:val="24"/>
          <w:szCs w:val="24"/>
        </w:rPr>
        <w:t>this paper has</w:t>
      </w:r>
      <w:r w:rsidRPr="00B36584">
        <w:rPr>
          <w:rFonts w:ascii="Times New Roman" w:eastAsia="Times New Roman" w:hAnsi="Times New Roman" w:cs="Times New Roman"/>
          <w:sz w:val="24"/>
          <w:szCs w:val="24"/>
        </w:rPr>
        <w:t xml:space="preserve"> put this operating factor for considering correlated variables to </w:t>
      </w:r>
      <w:r w:rsidR="003A6B75"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w:t>
      </w:r>
    </w:p>
    <w:p w14:paraId="45F6FEC5" w14:textId="5550A593" w:rsidR="002F52D3" w:rsidRPr="00B36584" w:rsidRDefault="392F6A62" w:rsidP="00B36584">
      <w:pPr>
        <w:pStyle w:val="Heading2"/>
        <w:rPr>
          <w:rFonts w:cs="Times New Roman"/>
          <w:b w:val="0"/>
        </w:rPr>
      </w:pPr>
      <w:bookmarkStart w:id="38" w:name="_Toc152346194"/>
      <w:bookmarkStart w:id="39" w:name="_Toc152356680"/>
      <w:bookmarkStart w:id="40" w:name="_Toc152356946"/>
      <w:r w:rsidRPr="00B36584">
        <w:rPr>
          <w:rFonts w:cs="Times New Roman"/>
        </w:rPr>
        <w:t>ROAA, ROAE and EPS</w:t>
      </w:r>
      <w:bookmarkEnd w:id="38"/>
      <w:bookmarkEnd w:id="39"/>
      <w:bookmarkEnd w:id="40"/>
    </w:p>
    <w:p w14:paraId="2F98AE19" w14:textId="4960B71F" w:rsidR="002F52D3" w:rsidRPr="00B36584" w:rsidRDefault="00DE0C8F" w:rsidP="00B36584">
      <w:pPr>
        <w:spacing w:before="240" w:after="240" w:line="360" w:lineRule="auto"/>
        <w:ind w:firstLine="567"/>
        <w:jc w:val="both"/>
        <w:rPr>
          <w:rFonts w:ascii="Times New Roman" w:eastAsia="Times New Roman" w:hAnsi="Times New Roman" w:cs="Times New Roman"/>
          <w:sz w:val="24"/>
          <w:szCs w:val="24"/>
          <w:highlight w:val="white"/>
        </w:rPr>
      </w:pPr>
      <w:r w:rsidRPr="00B36584">
        <w:rPr>
          <w:rFonts w:ascii="Times New Roman" w:eastAsia="Times New Roman" w:hAnsi="Times New Roman" w:cs="Times New Roman"/>
          <w:sz w:val="24"/>
          <w:szCs w:val="24"/>
          <w:highlight w:val="white"/>
        </w:rPr>
        <w:t xml:space="preserve">The impact of </w:t>
      </w:r>
      <w:r w:rsidR="0066679A" w:rsidRPr="00B36584">
        <w:rPr>
          <w:rFonts w:ascii="Times New Roman" w:eastAsia="Times New Roman" w:hAnsi="Times New Roman" w:cs="Times New Roman"/>
          <w:sz w:val="24"/>
          <w:szCs w:val="24"/>
          <w:highlight w:val="white"/>
        </w:rPr>
        <w:t>ROAA</w:t>
      </w:r>
      <w:r w:rsidRPr="00B36584">
        <w:rPr>
          <w:rFonts w:ascii="Times New Roman" w:eastAsia="Times New Roman" w:hAnsi="Times New Roman" w:cs="Times New Roman"/>
          <w:sz w:val="24"/>
          <w:szCs w:val="24"/>
          <w:highlight w:val="white"/>
        </w:rPr>
        <w:t xml:space="preserve"> and </w:t>
      </w:r>
      <w:r w:rsidR="00AD7D2B" w:rsidRPr="00B36584">
        <w:rPr>
          <w:rFonts w:ascii="Times New Roman" w:eastAsia="Times New Roman" w:hAnsi="Times New Roman" w:cs="Times New Roman"/>
          <w:sz w:val="24"/>
          <w:szCs w:val="24"/>
          <w:highlight w:val="white"/>
        </w:rPr>
        <w:t>ROAE</w:t>
      </w:r>
      <w:r w:rsidRPr="00B36584">
        <w:rPr>
          <w:rFonts w:ascii="Times New Roman" w:eastAsia="Times New Roman" w:hAnsi="Times New Roman" w:cs="Times New Roman"/>
          <w:sz w:val="24"/>
          <w:szCs w:val="24"/>
          <w:highlight w:val="white"/>
        </w:rPr>
        <w:t xml:space="preserve"> on </w:t>
      </w:r>
      <w:r w:rsidR="001458F0"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is determined to be significant based on the findings of the </w:t>
      </w:r>
      <w:r w:rsidR="00740019" w:rsidRPr="00B36584">
        <w:rPr>
          <w:rFonts w:ascii="Times New Roman" w:eastAsia="Times New Roman" w:hAnsi="Times New Roman" w:cs="Times New Roman"/>
          <w:sz w:val="24"/>
          <w:szCs w:val="24"/>
          <w:highlight w:val="white"/>
        </w:rPr>
        <w:t>MLR</w:t>
      </w:r>
      <w:r w:rsidRPr="00B36584">
        <w:rPr>
          <w:rFonts w:ascii="Times New Roman" w:eastAsia="Times New Roman" w:hAnsi="Times New Roman" w:cs="Times New Roman"/>
          <w:sz w:val="24"/>
          <w:szCs w:val="24"/>
          <w:highlight w:val="white"/>
        </w:rPr>
        <w:t xml:space="preserve"> Analysis and Hypothesis testing using t-test, f-test, and coefficient of determination (</w:t>
      </w:r>
      <w:proofErr w:type="spellStart"/>
      <w:r w:rsidRPr="00B36584">
        <w:rPr>
          <w:rFonts w:ascii="Times New Roman" w:eastAsia="Times New Roman" w:hAnsi="Times New Roman" w:cs="Times New Roman"/>
          <w:sz w:val="24"/>
          <w:szCs w:val="24"/>
          <w:highlight w:val="white"/>
        </w:rPr>
        <w:t>Bayhaqiyi</w:t>
      </w:r>
      <w:proofErr w:type="spellEnd"/>
      <w:r w:rsidRPr="00B36584">
        <w:rPr>
          <w:rFonts w:ascii="Times New Roman" w:eastAsia="Times New Roman" w:hAnsi="Times New Roman" w:cs="Times New Roman"/>
          <w:sz w:val="24"/>
          <w:szCs w:val="24"/>
          <w:highlight w:val="white"/>
        </w:rPr>
        <w:t xml:space="preserve">, 2022). A different study conducted by </w:t>
      </w:r>
      <w:proofErr w:type="spellStart"/>
      <w:r w:rsidRPr="00B36584">
        <w:rPr>
          <w:rFonts w:ascii="Times New Roman" w:eastAsia="Times New Roman" w:hAnsi="Times New Roman" w:cs="Times New Roman"/>
          <w:sz w:val="24"/>
          <w:szCs w:val="24"/>
          <w:highlight w:val="white"/>
        </w:rPr>
        <w:t>Mulyanti</w:t>
      </w:r>
      <w:proofErr w:type="spellEnd"/>
      <w:r w:rsidRPr="00B36584">
        <w:rPr>
          <w:rFonts w:ascii="Times New Roman" w:eastAsia="Times New Roman" w:hAnsi="Times New Roman" w:cs="Times New Roman"/>
          <w:sz w:val="24"/>
          <w:szCs w:val="24"/>
          <w:highlight w:val="white"/>
        </w:rPr>
        <w:t xml:space="preserve"> et al. </w:t>
      </w:r>
      <w:r w:rsidR="0066679A" w:rsidRPr="00B36584">
        <w:rPr>
          <w:rFonts w:ascii="Times New Roman" w:eastAsia="Times New Roman" w:hAnsi="Times New Roman" w:cs="Times New Roman"/>
          <w:sz w:val="24"/>
          <w:szCs w:val="24"/>
          <w:highlight w:val="white"/>
        </w:rPr>
        <w:t>(</w:t>
      </w:r>
      <w:r w:rsidRPr="00B36584">
        <w:rPr>
          <w:rFonts w:ascii="Times New Roman" w:eastAsia="Times New Roman" w:hAnsi="Times New Roman" w:cs="Times New Roman"/>
          <w:sz w:val="24"/>
          <w:szCs w:val="24"/>
          <w:highlight w:val="white"/>
        </w:rPr>
        <w:t>2019</w:t>
      </w:r>
      <w:r w:rsidR="0066679A" w:rsidRPr="00B36584">
        <w:rPr>
          <w:rFonts w:ascii="Times New Roman" w:eastAsia="Times New Roman" w:hAnsi="Times New Roman" w:cs="Times New Roman"/>
          <w:sz w:val="24"/>
          <w:szCs w:val="24"/>
          <w:highlight w:val="white"/>
        </w:rPr>
        <w:t>)</w:t>
      </w:r>
      <w:r w:rsidRPr="00B36584">
        <w:rPr>
          <w:rFonts w:ascii="Times New Roman" w:eastAsia="Times New Roman" w:hAnsi="Times New Roman" w:cs="Times New Roman"/>
          <w:sz w:val="24"/>
          <w:szCs w:val="24"/>
          <w:highlight w:val="white"/>
        </w:rPr>
        <w:t xml:space="preserve"> suggests that </w:t>
      </w:r>
      <w:r w:rsidR="0066679A" w:rsidRPr="00B36584">
        <w:rPr>
          <w:rFonts w:ascii="Times New Roman" w:eastAsia="Times New Roman" w:hAnsi="Times New Roman" w:cs="Times New Roman"/>
          <w:sz w:val="24"/>
          <w:szCs w:val="24"/>
          <w:highlight w:val="white"/>
        </w:rPr>
        <w:t>ROAA</w:t>
      </w:r>
      <w:r w:rsidRPr="00B36584">
        <w:rPr>
          <w:rFonts w:ascii="Times New Roman" w:eastAsia="Times New Roman" w:hAnsi="Times New Roman" w:cs="Times New Roman"/>
          <w:sz w:val="24"/>
          <w:szCs w:val="24"/>
          <w:highlight w:val="white"/>
        </w:rPr>
        <w:t xml:space="preserve"> has a significant and positive influence on </w:t>
      </w:r>
      <w:r w:rsidR="001458F0"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by enhancing a company's asset efficiency.</w:t>
      </w:r>
    </w:p>
    <w:p w14:paraId="0F5BC974" w14:textId="2137D7CC" w:rsidR="002F52D3" w:rsidRPr="00B36584" w:rsidRDefault="00DE0C8F" w:rsidP="00B36584">
      <w:pPr>
        <w:spacing w:before="240" w:after="240"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highlight w:val="white"/>
        </w:rPr>
        <w:lastRenderedPageBreak/>
        <w:t xml:space="preserve">In a study conducted by Fitriana R. </w:t>
      </w:r>
      <w:r w:rsidR="00930956" w:rsidRPr="00B36584">
        <w:rPr>
          <w:rFonts w:ascii="Times New Roman" w:eastAsia="Times New Roman" w:hAnsi="Times New Roman" w:cs="Times New Roman"/>
          <w:sz w:val="24"/>
          <w:szCs w:val="24"/>
          <w:highlight w:val="white"/>
        </w:rPr>
        <w:t>(</w:t>
      </w:r>
      <w:r w:rsidRPr="00B36584">
        <w:rPr>
          <w:rFonts w:ascii="Times New Roman" w:eastAsia="Times New Roman" w:hAnsi="Times New Roman" w:cs="Times New Roman"/>
          <w:sz w:val="24"/>
          <w:szCs w:val="24"/>
          <w:highlight w:val="white"/>
        </w:rPr>
        <w:t>2</w:t>
      </w:r>
      <w:r w:rsidR="00930956" w:rsidRPr="00B36584">
        <w:rPr>
          <w:rFonts w:ascii="Times New Roman" w:eastAsia="Times New Roman" w:hAnsi="Times New Roman" w:cs="Times New Roman"/>
          <w:sz w:val="24"/>
          <w:szCs w:val="24"/>
          <w:highlight w:val="white"/>
        </w:rPr>
        <w:t>0</w:t>
      </w:r>
      <w:r w:rsidRPr="00B36584">
        <w:rPr>
          <w:rFonts w:ascii="Times New Roman" w:eastAsia="Times New Roman" w:hAnsi="Times New Roman" w:cs="Times New Roman"/>
          <w:sz w:val="24"/>
          <w:szCs w:val="24"/>
          <w:highlight w:val="white"/>
        </w:rPr>
        <w:t>22</w:t>
      </w:r>
      <w:r w:rsidR="00930956" w:rsidRPr="00B36584">
        <w:rPr>
          <w:rFonts w:ascii="Times New Roman" w:eastAsia="Times New Roman" w:hAnsi="Times New Roman" w:cs="Times New Roman"/>
          <w:sz w:val="24"/>
          <w:szCs w:val="24"/>
          <w:highlight w:val="white"/>
        </w:rPr>
        <w:t>)</w:t>
      </w:r>
      <w:r w:rsidRPr="00B36584">
        <w:rPr>
          <w:rFonts w:ascii="Times New Roman" w:eastAsia="Times New Roman" w:hAnsi="Times New Roman" w:cs="Times New Roman"/>
          <w:sz w:val="24"/>
          <w:szCs w:val="24"/>
          <w:highlight w:val="white"/>
        </w:rPr>
        <w:t xml:space="preserve">, which analyzed non-financial companies over a period of 5 years, it was found that </w:t>
      </w:r>
      <w:r w:rsidR="00945DF1" w:rsidRPr="00B36584">
        <w:rPr>
          <w:rFonts w:ascii="Times New Roman" w:eastAsia="Times New Roman" w:hAnsi="Times New Roman" w:cs="Times New Roman"/>
          <w:sz w:val="24"/>
          <w:szCs w:val="24"/>
          <w:highlight w:val="white"/>
        </w:rPr>
        <w:t>EPS</w:t>
      </w:r>
      <w:r w:rsidRPr="00B36584">
        <w:rPr>
          <w:rFonts w:ascii="Times New Roman" w:eastAsia="Times New Roman" w:hAnsi="Times New Roman" w:cs="Times New Roman"/>
          <w:sz w:val="24"/>
          <w:szCs w:val="24"/>
          <w:highlight w:val="white"/>
        </w:rPr>
        <w:t xml:space="preserve"> explains the </w:t>
      </w:r>
      <w:r w:rsidR="00E53BF3"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while the </w:t>
      </w:r>
      <w:r w:rsidR="00E53BF3" w:rsidRPr="00B36584">
        <w:rPr>
          <w:rFonts w:ascii="Times New Roman" w:eastAsia="Times New Roman" w:hAnsi="Times New Roman" w:cs="Times New Roman"/>
          <w:sz w:val="24"/>
          <w:szCs w:val="24"/>
          <w:highlight w:val="white"/>
        </w:rPr>
        <w:t>DPR</w:t>
      </w:r>
      <w:r w:rsidRPr="00B36584">
        <w:rPr>
          <w:rFonts w:ascii="Times New Roman" w:eastAsia="Times New Roman" w:hAnsi="Times New Roman" w:cs="Times New Roman"/>
          <w:sz w:val="24"/>
          <w:szCs w:val="24"/>
          <w:highlight w:val="white"/>
        </w:rPr>
        <w:t xml:space="preserve"> has either a detrimental effect or no effect on the </w:t>
      </w:r>
      <w:r w:rsidR="009F46FF"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This was tested using the </w:t>
      </w:r>
      <w:r w:rsidR="009F46FF" w:rsidRPr="00B36584">
        <w:rPr>
          <w:rFonts w:ascii="Times New Roman" w:eastAsia="Times New Roman" w:hAnsi="Times New Roman" w:cs="Times New Roman"/>
          <w:sz w:val="24"/>
          <w:szCs w:val="24"/>
          <w:highlight w:val="white"/>
        </w:rPr>
        <w:t>BPR</w:t>
      </w:r>
      <w:r w:rsidRPr="00B36584">
        <w:rPr>
          <w:rFonts w:ascii="Times New Roman" w:eastAsia="Times New Roman" w:hAnsi="Times New Roman" w:cs="Times New Roman"/>
          <w:sz w:val="24"/>
          <w:szCs w:val="24"/>
          <w:highlight w:val="white"/>
        </w:rPr>
        <w:t xml:space="preserve"> model, which is the same model used in this research. Another study conducted by </w:t>
      </w:r>
      <w:proofErr w:type="spellStart"/>
      <w:r w:rsidRPr="00B36584">
        <w:rPr>
          <w:rFonts w:ascii="Times New Roman" w:eastAsia="Times New Roman" w:hAnsi="Times New Roman" w:cs="Times New Roman"/>
          <w:sz w:val="24"/>
          <w:szCs w:val="24"/>
          <w:highlight w:val="white"/>
        </w:rPr>
        <w:t>Bayhaqiyi</w:t>
      </w:r>
      <w:proofErr w:type="spellEnd"/>
      <w:r w:rsidRPr="00B36584">
        <w:rPr>
          <w:rFonts w:ascii="Times New Roman" w:eastAsia="Times New Roman" w:hAnsi="Times New Roman" w:cs="Times New Roman"/>
          <w:sz w:val="24"/>
          <w:szCs w:val="24"/>
          <w:highlight w:val="white"/>
        </w:rPr>
        <w:t xml:space="preserve"> et al.</w:t>
      </w:r>
      <w:r w:rsidR="00930956" w:rsidRPr="00B36584">
        <w:rPr>
          <w:rFonts w:ascii="Times New Roman" w:eastAsia="Times New Roman" w:hAnsi="Times New Roman" w:cs="Times New Roman"/>
          <w:sz w:val="24"/>
          <w:szCs w:val="24"/>
          <w:highlight w:val="white"/>
        </w:rPr>
        <w:t xml:space="preserve"> (</w:t>
      </w:r>
      <w:r w:rsidRPr="00B36584">
        <w:rPr>
          <w:rFonts w:ascii="Times New Roman" w:eastAsia="Times New Roman" w:hAnsi="Times New Roman" w:cs="Times New Roman"/>
          <w:sz w:val="24"/>
          <w:szCs w:val="24"/>
          <w:highlight w:val="white"/>
        </w:rPr>
        <w:t>2022</w:t>
      </w:r>
      <w:r w:rsidR="00930956" w:rsidRPr="00B36584">
        <w:rPr>
          <w:rFonts w:ascii="Times New Roman" w:eastAsia="Times New Roman" w:hAnsi="Times New Roman" w:cs="Times New Roman"/>
          <w:sz w:val="24"/>
          <w:szCs w:val="24"/>
          <w:highlight w:val="white"/>
        </w:rPr>
        <w:t>)</w:t>
      </w:r>
      <w:r w:rsidRPr="00B36584">
        <w:rPr>
          <w:rFonts w:ascii="Times New Roman" w:eastAsia="Times New Roman" w:hAnsi="Times New Roman" w:cs="Times New Roman"/>
          <w:sz w:val="24"/>
          <w:szCs w:val="24"/>
          <w:highlight w:val="white"/>
        </w:rPr>
        <w:t xml:space="preserve">, covering a period of 8 years, found that EPS does not have a significant effect on </w:t>
      </w:r>
      <w:r w:rsidR="00905433"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based on partial (t-test) analysis, but it does </w:t>
      </w:r>
      <w:r w:rsidR="009A2A41" w:rsidRPr="00B36584">
        <w:rPr>
          <w:rFonts w:ascii="Times New Roman" w:eastAsia="Times New Roman" w:hAnsi="Times New Roman" w:cs="Times New Roman"/>
          <w:sz w:val="24"/>
          <w:szCs w:val="24"/>
          <w:highlight w:val="white"/>
        </w:rPr>
        <w:t>influence</w:t>
      </w:r>
      <w:r w:rsidRPr="00B36584">
        <w:rPr>
          <w:rFonts w:ascii="Times New Roman" w:eastAsia="Times New Roman" w:hAnsi="Times New Roman" w:cs="Times New Roman"/>
          <w:sz w:val="24"/>
          <w:szCs w:val="24"/>
          <w:highlight w:val="white"/>
        </w:rPr>
        <w:t xml:space="preserve"> </w:t>
      </w:r>
      <w:r w:rsidR="00905433"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when analyzed simultaneously (f-test</w:t>
      </w:r>
      <w:r w:rsidR="009A2A41" w:rsidRPr="00B36584">
        <w:rPr>
          <w:rFonts w:ascii="Times New Roman" w:eastAsia="Times New Roman" w:hAnsi="Times New Roman" w:cs="Times New Roman"/>
          <w:sz w:val="24"/>
          <w:szCs w:val="24"/>
          <w:highlight w:val="white"/>
        </w:rPr>
        <w:t>).</w:t>
      </w:r>
      <w:r w:rsidR="009A2A41" w:rsidRPr="00B36584">
        <w:rPr>
          <w:rFonts w:ascii="Times New Roman" w:eastAsia="Times New Roman" w:hAnsi="Times New Roman" w:cs="Times New Roman"/>
          <w:sz w:val="24"/>
          <w:szCs w:val="24"/>
        </w:rPr>
        <w:t xml:space="preserve">  </w:t>
      </w:r>
    </w:p>
    <w:p w14:paraId="68C67AB7" w14:textId="50A482BA" w:rsidR="009A2A41" w:rsidRPr="00B36584" w:rsidRDefault="392F6A62" w:rsidP="00B36584">
      <w:pPr>
        <w:pStyle w:val="Heading1"/>
        <w:spacing w:line="360" w:lineRule="auto"/>
        <w:rPr>
          <w:rFonts w:cs="Times New Roman"/>
        </w:rPr>
      </w:pPr>
      <w:bookmarkStart w:id="41" w:name="_Toc152346195"/>
      <w:bookmarkStart w:id="42" w:name="_Toc152356681"/>
      <w:bookmarkStart w:id="43" w:name="_Toc152356947"/>
      <w:r w:rsidRPr="00B36584">
        <w:rPr>
          <w:rFonts w:cs="Times New Roman"/>
        </w:rPr>
        <w:t>Specification of the Model</w:t>
      </w:r>
      <w:bookmarkEnd w:id="41"/>
      <w:bookmarkEnd w:id="42"/>
      <w:bookmarkEnd w:id="43"/>
    </w:p>
    <w:p w14:paraId="38AE0E27" w14:textId="77777777" w:rsidR="002F52D3" w:rsidRPr="00B36584" w:rsidRDefault="392F6A62" w:rsidP="00B36584">
      <w:pPr>
        <w:pStyle w:val="Heading2"/>
        <w:numPr>
          <w:ilvl w:val="0"/>
          <w:numId w:val="2"/>
        </w:numPr>
        <w:rPr>
          <w:rFonts w:eastAsia="Times New Roman" w:cs="Times New Roman"/>
          <w:b w:val="0"/>
        </w:rPr>
      </w:pPr>
      <w:bookmarkStart w:id="44" w:name="_h84k9kvscqcz"/>
      <w:bookmarkStart w:id="45" w:name="_o3wroe2eg8m4"/>
      <w:bookmarkStart w:id="46" w:name="_Toc152346196"/>
      <w:bookmarkStart w:id="47" w:name="_Toc152356682"/>
      <w:bookmarkStart w:id="48" w:name="_Toc152356948"/>
      <w:bookmarkEnd w:id="44"/>
      <w:bookmarkEnd w:id="45"/>
      <w:r w:rsidRPr="00B36584">
        <w:rPr>
          <w:rFonts w:eastAsia="Times New Roman" w:cs="Times New Roman"/>
        </w:rPr>
        <w:t>Research Objectives</w:t>
      </w:r>
      <w:bookmarkEnd w:id="46"/>
      <w:bookmarkEnd w:id="47"/>
      <w:bookmarkEnd w:id="48"/>
    </w:p>
    <w:p w14:paraId="17E3464D" w14:textId="5D2F0963" w:rsidR="0066679A" w:rsidRPr="00B36584" w:rsidRDefault="00DE0C8F"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The model is used to test the effects of the elements</w:t>
      </w:r>
      <w:r w:rsidR="247278E8" w:rsidRPr="00B36584">
        <w:rPr>
          <w:rFonts w:ascii="Times New Roman" w:eastAsia="Times New Roman" w:hAnsi="Times New Roman" w:cs="Times New Roman"/>
          <w:sz w:val="24"/>
          <w:szCs w:val="24"/>
        </w:rPr>
        <w:t xml:space="preserve"> below</w:t>
      </w:r>
      <w:r w:rsidRPr="00B36584">
        <w:rPr>
          <w:rFonts w:ascii="Times New Roman" w:eastAsia="Times New Roman" w:hAnsi="Times New Roman" w:cs="Times New Roman"/>
          <w:sz w:val="24"/>
          <w:szCs w:val="24"/>
        </w:rPr>
        <w:t xml:space="preserve"> which includes both mac</w:t>
      </w:r>
      <w:r w:rsidR="00147DB3" w:rsidRPr="00B36584">
        <w:rPr>
          <w:rFonts w:ascii="Times New Roman" w:eastAsia="Times New Roman" w:hAnsi="Times New Roman" w:cs="Times New Roman"/>
          <w:sz w:val="24"/>
          <w:szCs w:val="24"/>
        </w:rPr>
        <w:t>roe</w:t>
      </w:r>
      <w:r w:rsidRPr="00B36584">
        <w:rPr>
          <w:rFonts w:ascii="Times New Roman" w:eastAsia="Times New Roman" w:hAnsi="Times New Roman" w:cs="Times New Roman"/>
          <w:sz w:val="24"/>
          <w:szCs w:val="24"/>
        </w:rPr>
        <w:t xml:space="preserve">conomic indicators and internal company information on the </w:t>
      </w:r>
      <w:r w:rsidR="001158D6"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of companies:</w:t>
      </w:r>
      <w:r w:rsidR="00905433" w:rsidRPr="00B36584">
        <w:rPr>
          <w:rFonts w:ascii="Times New Roman" w:eastAsia="Times New Roman" w:hAnsi="Times New Roman" w:cs="Times New Roman"/>
          <w:sz w:val="24"/>
          <w:szCs w:val="24"/>
        </w:rPr>
        <w:t xml:space="preserve"> RIR, GDP, INF, M1, N</w:t>
      </w:r>
      <w:r w:rsidR="0066679A" w:rsidRPr="00B36584">
        <w:rPr>
          <w:rFonts w:ascii="Times New Roman" w:eastAsia="Times New Roman" w:hAnsi="Times New Roman" w:cs="Times New Roman"/>
          <w:sz w:val="24"/>
          <w:szCs w:val="24"/>
        </w:rPr>
        <w:t>R</w:t>
      </w:r>
      <w:r w:rsidR="00905433" w:rsidRPr="00B36584">
        <w:rPr>
          <w:rFonts w:ascii="Times New Roman" w:eastAsia="Times New Roman" w:hAnsi="Times New Roman" w:cs="Times New Roman"/>
          <w:sz w:val="24"/>
          <w:szCs w:val="24"/>
        </w:rPr>
        <w:t xml:space="preserve">, CAPEX, </w:t>
      </w:r>
      <w:r w:rsidR="0066679A" w:rsidRPr="00B36584">
        <w:rPr>
          <w:rFonts w:ascii="Times New Roman" w:eastAsia="Times New Roman" w:hAnsi="Times New Roman" w:cs="Times New Roman"/>
          <w:sz w:val="24"/>
          <w:szCs w:val="24"/>
        </w:rPr>
        <w:t>ROAA</w:t>
      </w:r>
      <w:r w:rsidR="00905433" w:rsidRPr="00B36584">
        <w:rPr>
          <w:rFonts w:ascii="Times New Roman" w:eastAsia="Times New Roman" w:hAnsi="Times New Roman" w:cs="Times New Roman"/>
          <w:sz w:val="24"/>
          <w:szCs w:val="24"/>
        </w:rPr>
        <w:t xml:space="preserve">, </w:t>
      </w:r>
      <w:r w:rsidR="00AD7D2B" w:rsidRPr="00B36584">
        <w:rPr>
          <w:rFonts w:ascii="Times New Roman" w:eastAsia="Times New Roman" w:hAnsi="Times New Roman" w:cs="Times New Roman"/>
          <w:sz w:val="24"/>
          <w:szCs w:val="24"/>
        </w:rPr>
        <w:t>ROAE</w:t>
      </w:r>
      <w:r w:rsidR="00905433" w:rsidRPr="00B36584">
        <w:rPr>
          <w:rFonts w:ascii="Times New Roman" w:eastAsia="Times New Roman" w:hAnsi="Times New Roman" w:cs="Times New Roman"/>
          <w:sz w:val="24"/>
          <w:szCs w:val="24"/>
        </w:rPr>
        <w:t xml:space="preserve">, </w:t>
      </w:r>
      <w:r w:rsidR="001158D6" w:rsidRPr="00B36584">
        <w:rPr>
          <w:rFonts w:ascii="Times New Roman" w:eastAsia="Times New Roman" w:hAnsi="Times New Roman" w:cs="Times New Roman"/>
          <w:sz w:val="24"/>
          <w:szCs w:val="24"/>
        </w:rPr>
        <w:t>the</w:t>
      </w:r>
      <w:r w:rsidRPr="00B36584">
        <w:rPr>
          <w:rFonts w:ascii="Times New Roman" w:eastAsia="Times New Roman" w:hAnsi="Times New Roman" w:cs="Times New Roman"/>
          <w:sz w:val="24"/>
          <w:szCs w:val="24"/>
        </w:rPr>
        <w:t xml:space="preserve"> activity of paying dividend to shareholders by money</w:t>
      </w:r>
      <w:r w:rsidR="00905433" w:rsidRPr="00B36584">
        <w:rPr>
          <w:rFonts w:ascii="Times New Roman" w:eastAsia="Times New Roman" w:hAnsi="Times New Roman" w:cs="Times New Roman"/>
          <w:sz w:val="24"/>
          <w:szCs w:val="24"/>
        </w:rPr>
        <w:t xml:space="preserve">, </w:t>
      </w:r>
      <w:r w:rsidRPr="00B36584">
        <w:rPr>
          <w:rFonts w:ascii="Times New Roman" w:eastAsia="Times New Roman" w:hAnsi="Times New Roman" w:cs="Times New Roman"/>
          <w:sz w:val="24"/>
          <w:szCs w:val="24"/>
        </w:rPr>
        <w:t xml:space="preserve">The activity of </w:t>
      </w:r>
      <w:r w:rsidR="00905433" w:rsidRPr="00B36584">
        <w:rPr>
          <w:rFonts w:ascii="Times New Roman" w:eastAsia="Times New Roman" w:hAnsi="Times New Roman" w:cs="Times New Roman"/>
          <w:sz w:val="24"/>
          <w:szCs w:val="24"/>
        </w:rPr>
        <w:t>M&amp;A</w:t>
      </w:r>
      <w:r w:rsidRPr="00B36584">
        <w:rPr>
          <w:rFonts w:ascii="Times New Roman" w:eastAsia="Times New Roman" w:hAnsi="Times New Roman" w:cs="Times New Roman"/>
          <w:sz w:val="24"/>
          <w:szCs w:val="24"/>
        </w:rPr>
        <w:t xml:space="preserve"> (Both buying and selling)</w:t>
      </w:r>
      <w:r w:rsidR="00905433" w:rsidRPr="00B36584">
        <w:rPr>
          <w:rFonts w:ascii="Times New Roman" w:eastAsia="Times New Roman" w:hAnsi="Times New Roman" w:cs="Times New Roman"/>
          <w:sz w:val="24"/>
          <w:szCs w:val="24"/>
        </w:rPr>
        <w:t xml:space="preserve"> and EPS.</w:t>
      </w:r>
    </w:p>
    <w:p w14:paraId="501CA7CE" w14:textId="113B4EB5" w:rsidR="0066679A" w:rsidRPr="00B36584" w:rsidRDefault="392F6A62" w:rsidP="00B36584">
      <w:pPr>
        <w:pStyle w:val="Heading2"/>
        <w:keepNext w:val="0"/>
        <w:keepLines w:val="0"/>
        <w:numPr>
          <w:ilvl w:val="0"/>
          <w:numId w:val="2"/>
        </w:numPr>
        <w:rPr>
          <w:rFonts w:eastAsia="Times New Roman" w:cs="Times New Roman"/>
          <w:b w:val="0"/>
        </w:rPr>
      </w:pPr>
      <w:bookmarkStart w:id="49" w:name="_Toc152346197"/>
      <w:bookmarkStart w:id="50" w:name="_Toc152356683"/>
      <w:bookmarkStart w:id="51" w:name="_Toc152356949"/>
      <w:r w:rsidRPr="00B36584">
        <w:rPr>
          <w:rFonts w:eastAsia="Times New Roman" w:cs="Times New Roman"/>
        </w:rPr>
        <w:t>Model Hypothesis</w:t>
      </w:r>
      <w:bookmarkEnd w:id="49"/>
      <w:bookmarkEnd w:id="50"/>
      <w:bookmarkEnd w:id="51"/>
    </w:p>
    <w:p w14:paraId="765E6C83" w14:textId="77777777" w:rsidR="0066679A" w:rsidRPr="00B36584" w:rsidRDefault="0066679A" w:rsidP="00B36584">
      <w:pPr>
        <w:numPr>
          <w:ilvl w:val="0"/>
          <w:numId w:val="9"/>
        </w:numPr>
        <w:spacing w:before="60" w:after="60" w:line="360" w:lineRule="auto"/>
        <w:jc w:val="both"/>
        <w:rPr>
          <w:rFonts w:ascii="Times New Roman" w:eastAsia="Times New Roman" w:hAnsi="Times New Roman" w:cs="Times New Roman"/>
          <w:b/>
          <w:sz w:val="24"/>
          <w:szCs w:val="24"/>
        </w:rPr>
        <w:sectPr w:rsidR="0066679A" w:rsidRPr="00B36584" w:rsidSect="00930956">
          <w:headerReference w:type="default" r:id="rId13"/>
          <w:footerReference w:type="default" r:id="rId14"/>
          <w:pgSz w:w="12240" w:h="15840"/>
          <w:pgMar w:top="1440" w:right="1440" w:bottom="1440" w:left="1440" w:header="720" w:footer="720" w:gutter="0"/>
          <w:pgNumType w:start="0"/>
          <w:cols w:space="720"/>
          <w:titlePg/>
        </w:sectPr>
      </w:pPr>
    </w:p>
    <w:p w14:paraId="1F75E643" w14:textId="3D4BCE30" w:rsidR="0066679A" w:rsidRPr="00B36584" w:rsidRDefault="0066679A" w:rsidP="00B36584">
      <w:pPr>
        <w:numPr>
          <w:ilvl w:val="0"/>
          <w:numId w:val="9"/>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RIR</w:t>
      </w:r>
    </w:p>
    <w:p w14:paraId="090F57CF"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RIR</w:t>
      </w:r>
    </w:p>
    <w:p w14:paraId="2CA84DE8"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≠0</m:t>
        </m:r>
      </m:oMath>
      <w:r w:rsidR="0066679A" w:rsidRPr="00B36584">
        <w:rPr>
          <w:rFonts w:ascii="Times New Roman" w:eastAsia="Times New Roman" w:hAnsi="Times New Roman" w:cs="Times New Roman"/>
          <w:bCs/>
          <w:sz w:val="24"/>
          <w:szCs w:val="24"/>
        </w:rPr>
        <w:t xml:space="preserve"> - Having effect on SP of RIR</w:t>
      </w:r>
    </w:p>
    <w:p w14:paraId="4FC18F7A" w14:textId="77777777" w:rsidR="0066679A" w:rsidRPr="00B36584" w:rsidRDefault="0066679A" w:rsidP="00B36584">
      <w:pPr>
        <w:numPr>
          <w:ilvl w:val="0"/>
          <w:numId w:val="9"/>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GDP</w:t>
      </w:r>
    </w:p>
    <w:p w14:paraId="4FAA1F20"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GDP</w:t>
      </w:r>
    </w:p>
    <w:p w14:paraId="4C78E65E"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≠0 </m:t>
        </m:r>
      </m:oMath>
      <w:r w:rsidR="0066679A" w:rsidRPr="00B36584">
        <w:rPr>
          <w:rFonts w:ascii="Times New Roman" w:eastAsia="Times New Roman" w:hAnsi="Times New Roman" w:cs="Times New Roman"/>
          <w:bCs/>
          <w:sz w:val="24"/>
          <w:szCs w:val="24"/>
        </w:rPr>
        <w:t>- Having effect on SP of GDP</w:t>
      </w:r>
    </w:p>
    <w:p w14:paraId="552A7286" w14:textId="3D5DC0C0" w:rsidR="0066679A" w:rsidRPr="00B36584" w:rsidRDefault="00AD7D2B" w:rsidP="00B36584">
      <w:pPr>
        <w:numPr>
          <w:ilvl w:val="0"/>
          <w:numId w:val="9"/>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INF</w:t>
      </w:r>
      <w:r w:rsidR="0066679A" w:rsidRPr="00B36584">
        <w:rPr>
          <w:rFonts w:ascii="Times New Roman" w:eastAsia="Times New Roman" w:hAnsi="Times New Roman" w:cs="Times New Roman"/>
          <w:b/>
          <w:sz w:val="24"/>
          <w:szCs w:val="24"/>
        </w:rPr>
        <w:t xml:space="preserve"> </w:t>
      </w:r>
    </w:p>
    <w:p w14:paraId="5878585E" w14:textId="4E1ADFCD"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w:t>
      </w:r>
      <w:r w:rsidR="00AD7D2B" w:rsidRPr="00B36584">
        <w:rPr>
          <w:rFonts w:ascii="Times New Roman" w:eastAsia="Times New Roman" w:hAnsi="Times New Roman" w:cs="Times New Roman"/>
          <w:bCs/>
          <w:sz w:val="24"/>
          <w:szCs w:val="24"/>
        </w:rPr>
        <w:t>INF</w:t>
      </w:r>
    </w:p>
    <w:p w14:paraId="1BE2F840" w14:textId="7BFEB39C"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≠0</m:t>
        </m:r>
      </m:oMath>
      <w:r w:rsidR="0066679A" w:rsidRPr="00B36584">
        <w:rPr>
          <w:rFonts w:ascii="Times New Roman" w:eastAsia="Times New Roman" w:hAnsi="Times New Roman" w:cs="Times New Roman"/>
          <w:bCs/>
          <w:sz w:val="24"/>
          <w:szCs w:val="24"/>
        </w:rPr>
        <w:t xml:space="preserve"> - Having effect on SP of </w:t>
      </w:r>
      <w:r w:rsidR="00AD7D2B" w:rsidRPr="00B36584">
        <w:rPr>
          <w:rFonts w:ascii="Times New Roman" w:eastAsia="Times New Roman" w:hAnsi="Times New Roman" w:cs="Times New Roman"/>
          <w:bCs/>
          <w:sz w:val="24"/>
          <w:szCs w:val="24"/>
        </w:rPr>
        <w:t>INF</w:t>
      </w:r>
    </w:p>
    <w:p w14:paraId="6D5A6A84" w14:textId="77777777" w:rsidR="0066679A" w:rsidRPr="00B36584" w:rsidRDefault="0066679A" w:rsidP="00B36584">
      <w:pPr>
        <w:numPr>
          <w:ilvl w:val="0"/>
          <w:numId w:val="9"/>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M1</w:t>
      </w:r>
    </w:p>
    <w:p w14:paraId="40B53DCB"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M1</w:t>
      </w:r>
    </w:p>
    <w:p w14:paraId="041067B2"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 xml:space="preserve">≠0 </m:t>
        </m:r>
      </m:oMath>
      <w:r w:rsidR="0066679A" w:rsidRPr="00B36584">
        <w:rPr>
          <w:rFonts w:ascii="Times New Roman" w:eastAsia="Times New Roman" w:hAnsi="Times New Roman" w:cs="Times New Roman"/>
          <w:bCs/>
          <w:sz w:val="24"/>
          <w:szCs w:val="24"/>
        </w:rPr>
        <w:t>- Having effect on SP of M1</w:t>
      </w:r>
    </w:p>
    <w:p w14:paraId="0466CE11" w14:textId="77777777" w:rsidR="0066679A" w:rsidRPr="00B36584" w:rsidRDefault="0066679A" w:rsidP="00B36584">
      <w:pPr>
        <w:numPr>
          <w:ilvl w:val="0"/>
          <w:numId w:val="9"/>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NR</w:t>
      </w:r>
    </w:p>
    <w:p w14:paraId="76FC10B4"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5</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NR</w:t>
      </w:r>
    </w:p>
    <w:p w14:paraId="3F19C1E0"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5</m:t>
            </m:r>
          </m:sub>
        </m:sSub>
        <m:r>
          <w:rPr>
            <w:rFonts w:ascii="Cambria Math" w:eastAsia="Times New Roman" w:hAnsi="Cambria Math" w:cs="Times New Roman"/>
            <w:sz w:val="24"/>
            <w:szCs w:val="24"/>
          </w:rPr>
          <m:t>≠0</m:t>
        </m:r>
      </m:oMath>
      <w:r w:rsidR="0066679A" w:rsidRPr="00B36584">
        <w:rPr>
          <w:rFonts w:ascii="Times New Roman" w:eastAsia="Times New Roman" w:hAnsi="Times New Roman" w:cs="Times New Roman"/>
          <w:bCs/>
          <w:sz w:val="24"/>
          <w:szCs w:val="24"/>
        </w:rPr>
        <w:t xml:space="preserve"> - Having effect on SP of NR</w:t>
      </w:r>
    </w:p>
    <w:p w14:paraId="5A2F8B36" w14:textId="77777777" w:rsidR="0066679A" w:rsidRPr="00B36584" w:rsidRDefault="0066679A" w:rsidP="00B36584">
      <w:pPr>
        <w:numPr>
          <w:ilvl w:val="0"/>
          <w:numId w:val="9"/>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CAPEX</w:t>
      </w:r>
    </w:p>
    <w:p w14:paraId="6CFC727A"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CAPEX</w:t>
      </w:r>
    </w:p>
    <w:p w14:paraId="2BC0A6AF"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≠0</m:t>
        </m:r>
      </m:oMath>
      <w:r w:rsidR="0066679A" w:rsidRPr="00B36584">
        <w:rPr>
          <w:rFonts w:ascii="Times New Roman" w:eastAsia="Times New Roman" w:hAnsi="Times New Roman" w:cs="Times New Roman"/>
          <w:bCs/>
          <w:sz w:val="24"/>
          <w:szCs w:val="24"/>
        </w:rPr>
        <w:t xml:space="preserve"> - Having effect on SP of CAPEX</w:t>
      </w:r>
    </w:p>
    <w:p w14:paraId="18C764DD" w14:textId="0C42C668" w:rsidR="0066679A" w:rsidRPr="00B36584" w:rsidRDefault="0066679A" w:rsidP="00B36584">
      <w:pPr>
        <w:numPr>
          <w:ilvl w:val="0"/>
          <w:numId w:val="9"/>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ROAA</w:t>
      </w:r>
    </w:p>
    <w:p w14:paraId="34752B3B" w14:textId="4BDA872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ROAA</w:t>
      </w:r>
    </w:p>
    <w:p w14:paraId="0E085213" w14:textId="52AB5C9B"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≠0</m:t>
        </m:r>
      </m:oMath>
      <w:r w:rsidR="0066679A" w:rsidRPr="00B36584">
        <w:rPr>
          <w:rFonts w:ascii="Times New Roman" w:eastAsia="Times New Roman" w:hAnsi="Times New Roman" w:cs="Times New Roman"/>
          <w:bCs/>
          <w:sz w:val="24"/>
          <w:szCs w:val="24"/>
        </w:rPr>
        <w:t xml:space="preserve"> - Having effect on SP of ROAA</w:t>
      </w:r>
    </w:p>
    <w:p w14:paraId="70415BFF" w14:textId="7B8FD3C2" w:rsidR="0066679A" w:rsidRPr="00B36584" w:rsidRDefault="00AD7D2B" w:rsidP="00B36584">
      <w:pPr>
        <w:numPr>
          <w:ilvl w:val="0"/>
          <w:numId w:val="9"/>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ROAE</w:t>
      </w:r>
    </w:p>
    <w:p w14:paraId="16732F37" w14:textId="553FB771"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8</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w:t>
      </w:r>
      <w:r w:rsidR="00AD7D2B" w:rsidRPr="00B36584">
        <w:rPr>
          <w:rFonts w:ascii="Times New Roman" w:eastAsia="Times New Roman" w:hAnsi="Times New Roman" w:cs="Times New Roman"/>
          <w:bCs/>
          <w:sz w:val="24"/>
          <w:szCs w:val="24"/>
        </w:rPr>
        <w:t>ROAE</w:t>
      </w:r>
    </w:p>
    <w:p w14:paraId="7FF4F992" w14:textId="66A0C7A8"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8</m:t>
            </m:r>
          </m:sub>
        </m:sSub>
        <m:r>
          <w:rPr>
            <w:rFonts w:ascii="Cambria Math" w:eastAsia="Times New Roman" w:hAnsi="Cambria Math" w:cs="Times New Roman"/>
            <w:sz w:val="24"/>
            <w:szCs w:val="24"/>
          </w:rPr>
          <m:t>≠0</m:t>
        </m:r>
      </m:oMath>
      <w:r w:rsidR="0066679A" w:rsidRPr="00B36584">
        <w:rPr>
          <w:rFonts w:ascii="Times New Roman" w:eastAsia="Times New Roman" w:hAnsi="Times New Roman" w:cs="Times New Roman"/>
          <w:bCs/>
          <w:sz w:val="24"/>
          <w:szCs w:val="24"/>
        </w:rPr>
        <w:t xml:space="preserve"> - Having effect on SP of </w:t>
      </w:r>
      <w:r w:rsidR="00AD7D2B" w:rsidRPr="00B36584">
        <w:rPr>
          <w:rFonts w:ascii="Times New Roman" w:eastAsia="Times New Roman" w:hAnsi="Times New Roman" w:cs="Times New Roman"/>
          <w:bCs/>
          <w:sz w:val="24"/>
          <w:szCs w:val="24"/>
        </w:rPr>
        <w:t>ROAE</w:t>
      </w:r>
    </w:p>
    <w:p w14:paraId="48411293" w14:textId="402534C2" w:rsidR="0066679A" w:rsidRPr="00B36584" w:rsidRDefault="0066679A" w:rsidP="00B36584">
      <w:pPr>
        <w:pStyle w:val="ListParagraph"/>
        <w:numPr>
          <w:ilvl w:val="0"/>
          <w:numId w:val="9"/>
        </w:numPr>
        <w:spacing w:before="60" w:after="60" w:line="360" w:lineRule="auto"/>
        <w:jc w:val="both"/>
        <w:rPr>
          <w:rFonts w:ascii="Times New Roman" w:eastAsia="Times New Roman" w:hAnsi="Times New Roman" w:cs="Times New Roman"/>
          <w:bCs/>
          <w:sz w:val="24"/>
          <w:szCs w:val="24"/>
        </w:rPr>
      </w:pPr>
      <w:r w:rsidRPr="00B36584">
        <w:rPr>
          <w:rFonts w:ascii="Times New Roman" w:eastAsia="Times New Roman" w:hAnsi="Times New Roman" w:cs="Times New Roman"/>
          <w:b/>
          <w:sz w:val="24"/>
          <w:szCs w:val="24"/>
        </w:rPr>
        <w:t>Paying Dividend Activity by Money</w:t>
      </w:r>
    </w:p>
    <w:p w14:paraId="03725D75"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9</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Paying Dividend Activity by Money</w:t>
      </w:r>
    </w:p>
    <w:p w14:paraId="557812FE"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9</m:t>
            </m:r>
          </m:sub>
        </m:sSub>
        <m:r>
          <w:rPr>
            <w:rFonts w:ascii="Cambria Math" w:eastAsia="Times New Roman" w:hAnsi="Cambria Math" w:cs="Times New Roman"/>
            <w:sz w:val="24"/>
            <w:szCs w:val="24"/>
          </w:rPr>
          <m:t>≠0</m:t>
        </m:r>
      </m:oMath>
      <w:r w:rsidR="0066679A" w:rsidRPr="00B36584">
        <w:rPr>
          <w:rFonts w:ascii="Times New Roman" w:eastAsia="Times New Roman" w:hAnsi="Times New Roman" w:cs="Times New Roman"/>
          <w:bCs/>
          <w:sz w:val="24"/>
          <w:szCs w:val="24"/>
        </w:rPr>
        <w:t xml:space="preserve"> - Having effect on SP of Paying Dividend Activity by Money</w:t>
      </w:r>
    </w:p>
    <w:p w14:paraId="7A7D6AAB" w14:textId="77777777" w:rsidR="0066679A" w:rsidRPr="00B36584" w:rsidRDefault="0066679A" w:rsidP="00B36584">
      <w:pPr>
        <w:numPr>
          <w:ilvl w:val="0"/>
          <w:numId w:val="9"/>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M&amp;A Activity</w:t>
      </w:r>
    </w:p>
    <w:p w14:paraId="38721E81"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10</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M&amp;A Activity</w:t>
      </w:r>
    </w:p>
    <w:p w14:paraId="0D09026C"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10</m:t>
            </m:r>
          </m:sub>
        </m:sSub>
        <m:r>
          <w:rPr>
            <w:rFonts w:ascii="Cambria Math" w:eastAsia="Times New Roman" w:hAnsi="Cambria Math" w:cs="Times New Roman"/>
            <w:sz w:val="24"/>
            <w:szCs w:val="24"/>
          </w:rPr>
          <m:t>≠0</m:t>
        </m:r>
      </m:oMath>
      <w:r w:rsidR="0066679A" w:rsidRPr="00B36584">
        <w:rPr>
          <w:rFonts w:ascii="Times New Roman" w:eastAsia="Times New Roman" w:hAnsi="Times New Roman" w:cs="Times New Roman"/>
          <w:bCs/>
          <w:sz w:val="24"/>
          <w:szCs w:val="24"/>
        </w:rPr>
        <w:t xml:space="preserve"> - No effect on SP of M&amp;A Activity</w:t>
      </w:r>
    </w:p>
    <w:p w14:paraId="2DAEAE9F" w14:textId="77777777" w:rsidR="0066679A" w:rsidRPr="00B36584" w:rsidRDefault="0066679A" w:rsidP="00B36584">
      <w:pPr>
        <w:numPr>
          <w:ilvl w:val="0"/>
          <w:numId w:val="9"/>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EPS</w:t>
      </w:r>
    </w:p>
    <w:p w14:paraId="216DC4E2" w14:textId="77777777" w:rsidR="0066679A" w:rsidRPr="00B36584" w:rsidRDefault="00000000" w:rsidP="00B36584">
      <w:pPr>
        <w:spacing w:before="60" w:after="60" w:line="360" w:lineRule="auto"/>
        <w:jc w:val="both"/>
        <w:rPr>
          <w:rFonts w:ascii="Times New Roman" w:eastAsia="Times New Roman" w:hAnsi="Times New Roman" w:cs="Times New Roman"/>
          <w:bCs/>
          <w:sz w:val="24"/>
          <w:szCs w:val="24"/>
        </w:r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0</m:t>
        </m:r>
      </m:oMath>
      <w:r w:rsidR="0066679A" w:rsidRPr="00B36584">
        <w:rPr>
          <w:rFonts w:ascii="Times New Roman" w:eastAsia="Times New Roman" w:hAnsi="Times New Roman" w:cs="Times New Roman"/>
          <w:bCs/>
          <w:sz w:val="24"/>
          <w:szCs w:val="24"/>
        </w:rPr>
        <w:t xml:space="preserve"> - No effect on SP of EPS</w:t>
      </w:r>
    </w:p>
    <w:p w14:paraId="21131ADD" w14:textId="323F5368" w:rsidR="0066679A" w:rsidRPr="00B36584" w:rsidRDefault="00000000" w:rsidP="00B36584">
      <w:pPr>
        <w:spacing w:before="60" w:after="60" w:line="360" w:lineRule="auto"/>
        <w:jc w:val="both"/>
        <w:rPr>
          <w:rFonts w:ascii="Times New Roman" w:eastAsia="Times New Roman" w:hAnsi="Times New Roman" w:cs="Times New Roman"/>
          <w:bCs/>
          <w:sz w:val="24"/>
          <w:szCs w:val="24"/>
        </w:rPr>
        <w:sectPr w:rsidR="0066679A" w:rsidRPr="00B36584" w:rsidSect="0066679A">
          <w:type w:val="continuous"/>
          <w:pgSz w:w="12240" w:h="15840"/>
          <w:pgMar w:top="1440" w:right="1440" w:bottom="1440" w:left="1440" w:header="720" w:footer="720" w:gutter="0"/>
          <w:pgNumType w:start="1"/>
          <w:cols w:num="2" w:space="720"/>
          <w:titlePg/>
        </w:sectPr>
      </w:pPr>
      <m:oMath>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≠0</m:t>
        </m:r>
      </m:oMath>
      <w:r w:rsidR="0066679A" w:rsidRPr="00B36584">
        <w:rPr>
          <w:rFonts w:ascii="Times New Roman" w:eastAsia="Times New Roman" w:hAnsi="Times New Roman" w:cs="Times New Roman"/>
          <w:bCs/>
          <w:sz w:val="24"/>
          <w:szCs w:val="24"/>
        </w:rPr>
        <w:t xml:space="preserve"> - Having effect on SP of EPS</w:t>
      </w:r>
    </w:p>
    <w:p w14:paraId="5ED88A79" w14:textId="77777777" w:rsidR="0066679A" w:rsidRPr="00B36584" w:rsidRDefault="0066679A" w:rsidP="00B36584">
      <w:pPr>
        <w:pStyle w:val="TOC1"/>
        <w:tabs>
          <w:tab w:val="clear" w:pos="660"/>
          <w:tab w:val="clear" w:pos="9350"/>
        </w:tabs>
        <w:spacing w:after="0"/>
        <w:rPr>
          <w:rFonts w:ascii="Times New Roman" w:hAnsi="Times New Roman" w:cs="Times New Roman"/>
        </w:rPr>
        <w:sectPr w:rsidR="0066679A" w:rsidRPr="00B36584" w:rsidSect="0066679A">
          <w:type w:val="continuous"/>
          <w:pgSz w:w="12240" w:h="15840"/>
          <w:pgMar w:top="1440" w:right="1440" w:bottom="1440" w:left="1440" w:header="720" w:footer="720" w:gutter="0"/>
          <w:pgNumType w:start="1"/>
          <w:cols w:space="720"/>
          <w:titlePg/>
        </w:sectPr>
      </w:pPr>
    </w:p>
    <w:p w14:paraId="34452849" w14:textId="4B163BA3" w:rsidR="0066679A" w:rsidRPr="00B36584" w:rsidRDefault="392F6A62" w:rsidP="00B36584">
      <w:pPr>
        <w:pStyle w:val="Heading2"/>
        <w:numPr>
          <w:ilvl w:val="0"/>
          <w:numId w:val="2"/>
        </w:numPr>
        <w:rPr>
          <w:rFonts w:cs="Times New Roman"/>
        </w:rPr>
      </w:pPr>
      <w:bookmarkStart w:id="52" w:name="_Toc152346198"/>
      <w:bookmarkStart w:id="53" w:name="_Toc152356684"/>
      <w:bookmarkStart w:id="54" w:name="_Toc152356950"/>
      <w:r w:rsidRPr="00B36584">
        <w:rPr>
          <w:rFonts w:cs="Times New Roman"/>
        </w:rPr>
        <w:lastRenderedPageBreak/>
        <w:t>The Model</w:t>
      </w:r>
      <w:bookmarkEnd w:id="52"/>
      <w:bookmarkEnd w:id="53"/>
      <w:bookmarkEnd w:id="54"/>
    </w:p>
    <w:p w14:paraId="5C275AAD" w14:textId="77777777" w:rsidR="0066679A" w:rsidRPr="00B36584" w:rsidRDefault="0066679A" w:rsidP="00B36584">
      <w:pPr>
        <w:spacing w:before="60" w:after="60" w:line="360" w:lineRule="auto"/>
        <w:ind w:left="-810"/>
        <w:jc w:val="both"/>
        <w:rPr>
          <w:rFonts w:ascii="Times New Roman" w:eastAsia="Times New Roman" w:hAnsi="Times New Roman" w:cs="Times New Roman"/>
          <w:b/>
          <w:sz w:val="24"/>
          <w:szCs w:val="24"/>
        </w:rPr>
      </w:pPr>
    </w:p>
    <w:p w14:paraId="6CCE76BC" w14:textId="2A0F5A30" w:rsidR="0066679A" w:rsidRPr="00B36584" w:rsidRDefault="00000000" w:rsidP="00B36584">
      <w:pPr>
        <w:spacing w:before="60" w:after="60" w:line="360" w:lineRule="auto"/>
        <w:ind w:left="-810"/>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log(p</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)=α+</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×log(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gdp</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3</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×infla</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×log(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m1</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5</m:t>
              </m:r>
            </m:sub>
          </m:sSub>
          <m:r>
            <w:rPr>
              <w:rFonts w:ascii="Cambria Math" w:eastAsia="Times New Roman" w:hAnsi="Cambria Math" w:cs="Times New Roman"/>
              <w:sz w:val="24"/>
              <w:szCs w:val="24"/>
            </w:rPr>
            <m:t>×log(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rev</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×log(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capex</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)+β</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roaa</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8</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roae</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9</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divbm</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ma</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×log(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eps</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i,j</m:t>
              </m:r>
            </m:sub>
          </m:sSub>
        </m:oMath>
      </m:oMathPara>
    </w:p>
    <w:p w14:paraId="47AE0CF9" w14:textId="77777777" w:rsidR="0066679A" w:rsidRPr="00B36584" w:rsidRDefault="0066679A" w:rsidP="00B36584">
      <w:pPr>
        <w:spacing w:before="60" w:after="60" w:line="360" w:lineRule="auto"/>
        <w:ind w:left="-81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Where:</w:t>
      </w:r>
    </w:p>
    <w:p w14:paraId="050CBA10" w14:textId="77777777" w:rsidR="0066679A" w:rsidRPr="00B36584" w:rsidRDefault="0066679A" w:rsidP="00B36584">
      <w:pPr>
        <w:pStyle w:val="ListParagraph"/>
        <w:numPr>
          <w:ilvl w:val="0"/>
          <w:numId w:val="25"/>
        </w:numPr>
        <w:spacing w:before="60" w:after="60" w:line="360" w:lineRule="auto"/>
        <w:jc w:val="both"/>
        <w:rPr>
          <w:rFonts w:ascii="Times New Roman" w:eastAsia="Times New Roman" w:hAnsi="Times New Roman" w:cs="Times New Roman"/>
          <w:b/>
          <w:sz w:val="24"/>
          <w:szCs w:val="24"/>
        </w:rPr>
        <w:sectPr w:rsidR="0066679A" w:rsidRPr="00B36584" w:rsidSect="00930956">
          <w:footerReference w:type="default" r:id="rId15"/>
          <w:pgSz w:w="12240" w:h="15840"/>
          <w:pgMar w:top="1440" w:right="1440" w:bottom="1440" w:left="1440" w:header="720" w:footer="720" w:gutter="0"/>
          <w:pgNumType w:start="0"/>
          <w:cols w:space="720"/>
          <w:titlePg/>
        </w:sectPr>
      </w:pPr>
    </w:p>
    <w:p w14:paraId="7B347DE7" w14:textId="77777777" w:rsidR="0066679A" w:rsidRPr="00B36584" w:rsidRDefault="0066679A" w:rsidP="00B36584">
      <w:pPr>
        <w:pStyle w:val="ListParagraph"/>
        <w:numPr>
          <w:ilvl w:val="0"/>
          <w:numId w:val="25"/>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General symbol</w:t>
      </w:r>
    </w:p>
    <w:p w14:paraId="27CEF1C4" w14:textId="77777777"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α: Overall intercept</w:t>
      </w:r>
    </w:p>
    <w:p w14:paraId="491DC6F1" w14:textId="77777777"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β</w:t>
      </w:r>
      <w:r w:rsidRPr="00B36584">
        <w:rPr>
          <w:rFonts w:ascii="Times New Roman" w:eastAsia="Times New Roman" w:hAnsi="Times New Roman" w:cs="Times New Roman"/>
          <w:sz w:val="24"/>
          <w:szCs w:val="24"/>
          <w:vertAlign w:val="subscript"/>
        </w:rPr>
        <w:t>1-11</w:t>
      </w:r>
      <w:r w:rsidRPr="00B36584">
        <w:rPr>
          <w:rFonts w:ascii="Times New Roman" w:eastAsia="Times New Roman" w:hAnsi="Times New Roman" w:cs="Times New Roman"/>
          <w:sz w:val="24"/>
          <w:szCs w:val="24"/>
        </w:rPr>
        <w:t xml:space="preserve">: Beta </w:t>
      </w:r>
      <w:proofErr w:type="spellStart"/>
      <w:r w:rsidRPr="00B36584">
        <w:rPr>
          <w:rFonts w:ascii="Times New Roman" w:eastAsia="Times New Roman" w:hAnsi="Times New Roman" w:cs="Times New Roman"/>
          <w:sz w:val="24"/>
          <w:szCs w:val="24"/>
        </w:rPr>
        <w:t>coefficience</w:t>
      </w:r>
      <w:proofErr w:type="spellEnd"/>
    </w:p>
    <w:p w14:paraId="1665E41E" w14:textId="77777777"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log(x): Logarithmic function</w:t>
      </w:r>
    </w:p>
    <w:p w14:paraId="5DED2132" w14:textId="77777777"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 Statistic year</w:t>
      </w:r>
    </w:p>
    <w:p w14:paraId="6D1F743F" w14:textId="77777777"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u w:val="single"/>
        </w:rPr>
      </w:pPr>
      <w:r w:rsidRPr="00B36584">
        <w:rPr>
          <w:rFonts w:ascii="Times New Roman" w:eastAsia="Times New Roman" w:hAnsi="Times New Roman" w:cs="Times New Roman"/>
          <w:sz w:val="24"/>
          <w:szCs w:val="24"/>
        </w:rPr>
        <w:t>j: Companies’ code in HOSE</w:t>
      </w:r>
    </w:p>
    <w:p w14:paraId="6ABB831B" w14:textId="77777777" w:rsidR="0066679A" w:rsidRPr="00B36584" w:rsidRDefault="0066679A" w:rsidP="00B36584">
      <w:pPr>
        <w:pStyle w:val="ListParagraph"/>
        <w:numPr>
          <w:ilvl w:val="0"/>
          <w:numId w:val="26"/>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Dependent variable</w:t>
      </w:r>
    </w:p>
    <w:p w14:paraId="36A18424" w14:textId="77777777"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u w:val="single"/>
        </w:rPr>
      </w:pPr>
      <w:r w:rsidRPr="00B36584">
        <w:rPr>
          <w:rFonts w:ascii="Times New Roman" w:eastAsia="Times New Roman" w:hAnsi="Times New Roman" w:cs="Times New Roman"/>
          <w:sz w:val="24"/>
          <w:szCs w:val="24"/>
        </w:rPr>
        <w:t>p: SP of companies</w:t>
      </w:r>
    </w:p>
    <w:p w14:paraId="6D57310B" w14:textId="77777777" w:rsidR="0066679A" w:rsidRPr="00B36584" w:rsidRDefault="0066679A" w:rsidP="00B36584">
      <w:pPr>
        <w:pStyle w:val="ListParagraph"/>
        <w:numPr>
          <w:ilvl w:val="0"/>
          <w:numId w:val="27"/>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Independent variables</w:t>
      </w:r>
    </w:p>
    <w:p w14:paraId="45015647" w14:textId="1583AEA4"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r: RIR stated by the State bank of Vietnam. </w:t>
      </w:r>
    </w:p>
    <w:p w14:paraId="5F57AF31" w14:textId="6924F669"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gdp</w:t>
      </w:r>
      <w:proofErr w:type="spellEnd"/>
      <w:r w:rsidRPr="00B36584">
        <w:rPr>
          <w:rFonts w:ascii="Times New Roman" w:eastAsia="Times New Roman" w:hAnsi="Times New Roman" w:cs="Times New Roman"/>
          <w:sz w:val="24"/>
          <w:szCs w:val="24"/>
        </w:rPr>
        <w:t xml:space="preserve">: GDP of Vietnam </w:t>
      </w:r>
    </w:p>
    <w:p w14:paraId="41E8DCFE" w14:textId="77672874" w:rsidR="0066679A" w:rsidRPr="00B36584" w:rsidRDefault="00AD7D2B"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inf</w:t>
      </w:r>
      <w:r w:rsidR="0066679A" w:rsidRPr="00B36584">
        <w:rPr>
          <w:rFonts w:ascii="Times New Roman" w:eastAsia="Times New Roman" w:hAnsi="Times New Roman" w:cs="Times New Roman"/>
          <w:sz w:val="24"/>
          <w:szCs w:val="24"/>
        </w:rPr>
        <w:t xml:space="preserve">: </w:t>
      </w:r>
      <w:r w:rsidRPr="00B36584">
        <w:rPr>
          <w:rFonts w:ascii="Times New Roman" w:eastAsia="Times New Roman" w:hAnsi="Times New Roman" w:cs="Times New Roman"/>
          <w:sz w:val="24"/>
          <w:szCs w:val="24"/>
        </w:rPr>
        <w:t>INF</w:t>
      </w:r>
      <w:r w:rsidR="0066679A" w:rsidRPr="00B36584">
        <w:rPr>
          <w:rFonts w:ascii="Times New Roman" w:eastAsia="Times New Roman" w:hAnsi="Times New Roman" w:cs="Times New Roman"/>
          <w:sz w:val="24"/>
          <w:szCs w:val="24"/>
        </w:rPr>
        <w:t xml:space="preserve"> of Vietnam </w:t>
      </w:r>
    </w:p>
    <w:p w14:paraId="1D72CF39" w14:textId="3924B5D6"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m1: M1 of Vietnam </w:t>
      </w:r>
    </w:p>
    <w:p w14:paraId="5884741B" w14:textId="6375E578"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rev: NR of companies</w:t>
      </w:r>
    </w:p>
    <w:p w14:paraId="6C6704B3" w14:textId="453F8496"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capex: CAPEX of companies</w:t>
      </w:r>
    </w:p>
    <w:p w14:paraId="472C3F83" w14:textId="2664BAF2"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roaa</w:t>
      </w:r>
      <w:proofErr w:type="spellEnd"/>
      <w:r w:rsidRPr="00B36584">
        <w:rPr>
          <w:rFonts w:ascii="Times New Roman" w:eastAsia="Times New Roman" w:hAnsi="Times New Roman" w:cs="Times New Roman"/>
          <w:sz w:val="24"/>
          <w:szCs w:val="24"/>
        </w:rPr>
        <w:t>: ROAA of companies.</w:t>
      </w:r>
    </w:p>
    <w:p w14:paraId="078D616E" w14:textId="0CBD678D"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roae</w:t>
      </w:r>
      <w:proofErr w:type="spellEnd"/>
      <w:r w:rsidRPr="00B36584">
        <w:rPr>
          <w:rFonts w:ascii="Times New Roman" w:eastAsia="Times New Roman" w:hAnsi="Times New Roman" w:cs="Times New Roman"/>
          <w:sz w:val="24"/>
          <w:szCs w:val="24"/>
        </w:rPr>
        <w:t>: ROAE of companies.</w:t>
      </w:r>
    </w:p>
    <w:p w14:paraId="55DF6E75" w14:textId="76807891" w:rsidR="0066679A" w:rsidRPr="00B36584" w:rsidRDefault="0066679A"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eps: EPS of companies. </w:t>
      </w:r>
    </w:p>
    <w:p w14:paraId="779D72DD" w14:textId="77777777" w:rsidR="0066679A" w:rsidRPr="00B36584" w:rsidRDefault="0066679A" w:rsidP="00B36584">
      <w:pPr>
        <w:pStyle w:val="ListParagraph"/>
        <w:numPr>
          <w:ilvl w:val="0"/>
          <w:numId w:val="28"/>
        </w:num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Dummy variables</w:t>
      </w:r>
    </w:p>
    <w:p w14:paraId="6E4C8BDB" w14:textId="4B24B4A4" w:rsidR="0066679A" w:rsidRPr="00B36584" w:rsidRDefault="00AD7D2B" w:rsidP="00B36584">
      <w:pPr>
        <w:spacing w:before="60" w:after="60" w:line="360" w:lineRule="auto"/>
        <w:ind w:left="-810" w:firstLine="90"/>
        <w:jc w:val="both"/>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d</w:t>
      </w:r>
      <w:r w:rsidR="0066679A" w:rsidRPr="00B36584">
        <w:rPr>
          <w:rFonts w:ascii="Times New Roman" w:eastAsia="Times New Roman" w:hAnsi="Times New Roman" w:cs="Times New Roman"/>
          <w:sz w:val="24"/>
          <w:szCs w:val="24"/>
        </w:rPr>
        <w:t>ivbm</w:t>
      </w:r>
      <w:proofErr w:type="spellEnd"/>
      <w:r w:rsidR="0066679A" w:rsidRPr="00B36584">
        <w:rPr>
          <w:rFonts w:ascii="Times New Roman" w:eastAsia="Times New Roman" w:hAnsi="Times New Roman" w:cs="Times New Roman"/>
          <w:sz w:val="24"/>
          <w:szCs w:val="24"/>
        </w:rPr>
        <w:t>: Paying dividend by money = 1; Not pay by money = 0</w:t>
      </w:r>
    </w:p>
    <w:p w14:paraId="099E4F44" w14:textId="6AC9A558" w:rsidR="0066679A" w:rsidRPr="00B36584" w:rsidRDefault="00AD7D2B" w:rsidP="00B36584">
      <w:pPr>
        <w:spacing w:before="60" w:after="60" w:line="360" w:lineRule="auto"/>
        <w:ind w:left="-810" w:firstLine="90"/>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m</w:t>
      </w:r>
      <w:r w:rsidR="0066679A" w:rsidRPr="00B36584">
        <w:rPr>
          <w:rFonts w:ascii="Times New Roman" w:eastAsia="Times New Roman" w:hAnsi="Times New Roman" w:cs="Times New Roman"/>
          <w:sz w:val="24"/>
          <w:szCs w:val="24"/>
        </w:rPr>
        <w:t>a: Having M&amp;A activities (both selling and buying) = 1; Not having = 0</w:t>
      </w:r>
    </w:p>
    <w:p w14:paraId="544AB33B" w14:textId="77777777" w:rsidR="0066679A" w:rsidRPr="00B36584" w:rsidRDefault="0066679A" w:rsidP="00B36584">
      <w:pPr>
        <w:spacing w:before="60" w:after="60" w:line="360" w:lineRule="auto"/>
        <w:jc w:val="both"/>
        <w:rPr>
          <w:rFonts w:ascii="Times New Roman" w:eastAsia="Times New Roman" w:hAnsi="Times New Roman" w:cs="Times New Roman"/>
          <w:sz w:val="24"/>
          <w:szCs w:val="24"/>
        </w:rPr>
        <w:sectPr w:rsidR="0066679A" w:rsidRPr="00B36584" w:rsidSect="0066679A">
          <w:type w:val="continuous"/>
          <w:pgSz w:w="12240" w:h="15840"/>
          <w:pgMar w:top="1440" w:right="1440" w:bottom="1440" w:left="1440" w:header="720" w:footer="720" w:gutter="0"/>
          <w:pgNumType w:start="0"/>
          <w:cols w:num="2" w:space="1936"/>
          <w:titlePg/>
        </w:sectPr>
      </w:pPr>
    </w:p>
    <w:p w14:paraId="1BF50FB8" w14:textId="77777777" w:rsidR="0066679A" w:rsidRPr="00B36584" w:rsidRDefault="0066679A" w:rsidP="00B36584">
      <w:pPr>
        <w:spacing w:before="60" w:after="60" w:line="360" w:lineRule="auto"/>
        <w:jc w:val="both"/>
        <w:rPr>
          <w:rFonts w:ascii="Times New Roman" w:eastAsia="Times New Roman" w:hAnsi="Times New Roman" w:cs="Times New Roman"/>
          <w:sz w:val="24"/>
          <w:szCs w:val="24"/>
        </w:rPr>
      </w:pPr>
    </w:p>
    <w:p w14:paraId="3F8ABA96" w14:textId="77777777" w:rsidR="002F52D3" w:rsidRPr="00B36584" w:rsidRDefault="392F6A62" w:rsidP="00B36584">
      <w:pPr>
        <w:pStyle w:val="Heading2"/>
        <w:numPr>
          <w:ilvl w:val="0"/>
          <w:numId w:val="2"/>
        </w:numPr>
        <w:rPr>
          <w:rFonts w:eastAsia="Times New Roman" w:cs="Times New Roman"/>
          <w:b w:val="0"/>
        </w:rPr>
      </w:pPr>
      <w:bookmarkStart w:id="55" w:name="_7hyxo3hbshfo"/>
      <w:bookmarkStart w:id="56" w:name="_Toc152346199"/>
      <w:bookmarkStart w:id="57" w:name="_Toc152356685"/>
      <w:bookmarkStart w:id="58" w:name="_Toc152356951"/>
      <w:bookmarkEnd w:id="55"/>
      <w:r w:rsidRPr="00B36584">
        <w:rPr>
          <w:rFonts w:eastAsia="Times New Roman" w:cs="Times New Roman"/>
        </w:rPr>
        <w:t xml:space="preserve">Selection reason </w:t>
      </w:r>
      <w:proofErr w:type="gramStart"/>
      <w:r w:rsidRPr="00B36584">
        <w:rPr>
          <w:rFonts w:eastAsia="Times New Roman" w:cs="Times New Roman"/>
        </w:rPr>
        <w:t>of</w:t>
      </w:r>
      <w:proofErr w:type="gramEnd"/>
      <w:r w:rsidRPr="00B36584">
        <w:rPr>
          <w:rFonts w:eastAsia="Times New Roman" w:cs="Times New Roman"/>
        </w:rPr>
        <w:t xml:space="preserve"> independent variables</w:t>
      </w:r>
      <w:bookmarkEnd w:id="56"/>
      <w:bookmarkEnd w:id="57"/>
      <w:bookmarkEnd w:id="58"/>
    </w:p>
    <w:p w14:paraId="4824D3AD" w14:textId="7C7A5175" w:rsidR="002F52D3" w:rsidRPr="00B36584" w:rsidRDefault="392F6A62" w:rsidP="00B36584">
      <w:pPr>
        <w:pStyle w:val="Heading3"/>
        <w:spacing w:line="360" w:lineRule="auto"/>
        <w:jc w:val="both"/>
        <w:rPr>
          <w:rFonts w:cs="Times New Roman"/>
        </w:rPr>
      </w:pPr>
      <w:bookmarkStart w:id="59" w:name="_99tpnplb1ka0"/>
      <w:bookmarkStart w:id="60" w:name="_Toc152346200"/>
      <w:bookmarkStart w:id="61" w:name="_Toc152356686"/>
      <w:bookmarkStart w:id="62" w:name="_Toc152356952"/>
      <w:bookmarkEnd w:id="59"/>
      <w:r w:rsidRPr="00B36584">
        <w:rPr>
          <w:rFonts w:cs="Times New Roman"/>
        </w:rPr>
        <w:t>RIR</w:t>
      </w:r>
      <w:bookmarkEnd w:id="60"/>
      <w:bookmarkEnd w:id="61"/>
      <w:bookmarkEnd w:id="62"/>
    </w:p>
    <w:p w14:paraId="47D95CC1" w14:textId="6CCD8DAF" w:rsidR="002F52D3" w:rsidRPr="00B36584" w:rsidRDefault="00DE0C8F"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Previous studies were conducted in Pacific Island countries and South Africa. A specific research article for the Vietnamese market to analyze the impact of </w:t>
      </w:r>
      <w:r w:rsidR="001158D6" w:rsidRPr="00B36584">
        <w:rPr>
          <w:rFonts w:ascii="Times New Roman" w:eastAsia="Times New Roman" w:hAnsi="Times New Roman" w:cs="Times New Roman"/>
          <w:sz w:val="24"/>
          <w:szCs w:val="24"/>
        </w:rPr>
        <w:t>RIR</w:t>
      </w:r>
      <w:r w:rsidRPr="00B36584">
        <w:rPr>
          <w:rFonts w:ascii="Times New Roman" w:eastAsia="Times New Roman" w:hAnsi="Times New Roman" w:cs="Times New Roman"/>
          <w:sz w:val="24"/>
          <w:szCs w:val="24"/>
        </w:rPr>
        <w:t xml:space="preserve"> on changes in </w:t>
      </w:r>
      <w:r w:rsidR="001158D6"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is necessary. Furthermore, the model is developed to analyze the direct correlation between </w:t>
      </w:r>
      <w:r w:rsidR="001158D6"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and </w:t>
      </w:r>
      <w:r w:rsidR="001158D6" w:rsidRPr="00B36584">
        <w:rPr>
          <w:rFonts w:ascii="Times New Roman" w:eastAsia="Times New Roman" w:hAnsi="Times New Roman" w:cs="Times New Roman"/>
          <w:sz w:val="24"/>
          <w:szCs w:val="24"/>
        </w:rPr>
        <w:t>RIR</w:t>
      </w:r>
      <w:r w:rsidRPr="00B36584">
        <w:rPr>
          <w:rFonts w:ascii="Times New Roman" w:eastAsia="Times New Roman" w:hAnsi="Times New Roman" w:cs="Times New Roman"/>
          <w:sz w:val="24"/>
          <w:szCs w:val="24"/>
        </w:rPr>
        <w:t>.</w:t>
      </w:r>
    </w:p>
    <w:p w14:paraId="78C827D5" w14:textId="77777777" w:rsidR="002F52D3" w:rsidRPr="00B36584" w:rsidRDefault="392F6A62" w:rsidP="00B36584">
      <w:pPr>
        <w:pStyle w:val="Heading3"/>
        <w:spacing w:line="360" w:lineRule="auto"/>
        <w:jc w:val="both"/>
        <w:rPr>
          <w:rFonts w:cs="Times New Roman"/>
        </w:rPr>
      </w:pPr>
      <w:bookmarkStart w:id="63" w:name="_5lg46x59i8nd"/>
      <w:bookmarkStart w:id="64" w:name="_Toc152346201"/>
      <w:bookmarkStart w:id="65" w:name="_Toc152356687"/>
      <w:bookmarkStart w:id="66" w:name="_Toc152356953"/>
      <w:bookmarkEnd w:id="63"/>
      <w:r w:rsidRPr="00B36584">
        <w:rPr>
          <w:rFonts w:cs="Times New Roman"/>
        </w:rPr>
        <w:lastRenderedPageBreak/>
        <w:t>GDP</w:t>
      </w:r>
      <w:bookmarkEnd w:id="64"/>
      <w:bookmarkEnd w:id="65"/>
      <w:bookmarkEnd w:id="66"/>
    </w:p>
    <w:p w14:paraId="31AD20C6" w14:textId="586B478A" w:rsidR="002F52D3" w:rsidRPr="00B36584" w:rsidRDefault="00BE0351"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The above study is used to analyze the impact of GDP on investments. Therefore, to prove whether the change in </w:t>
      </w:r>
      <w:r w:rsidR="001158D6"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is based on the growth of GDP or not, this model is performed.</w:t>
      </w:r>
    </w:p>
    <w:p w14:paraId="59CF1249" w14:textId="3DC57D0F" w:rsidR="002F52D3" w:rsidRPr="00B36584" w:rsidRDefault="392F6A62" w:rsidP="00B36584">
      <w:pPr>
        <w:pStyle w:val="Heading3"/>
        <w:spacing w:line="360" w:lineRule="auto"/>
        <w:jc w:val="both"/>
        <w:rPr>
          <w:rFonts w:cs="Times New Roman"/>
        </w:rPr>
      </w:pPr>
      <w:bookmarkStart w:id="67" w:name="_adjcbmkielnm"/>
      <w:bookmarkStart w:id="68" w:name="_Toc152346202"/>
      <w:bookmarkStart w:id="69" w:name="_Toc152356688"/>
      <w:bookmarkStart w:id="70" w:name="_Toc152356954"/>
      <w:bookmarkEnd w:id="67"/>
      <w:r w:rsidRPr="00B36584">
        <w:rPr>
          <w:rFonts w:cs="Times New Roman"/>
        </w:rPr>
        <w:t>INF</w:t>
      </w:r>
      <w:bookmarkEnd w:id="68"/>
      <w:bookmarkEnd w:id="69"/>
      <w:bookmarkEnd w:id="70"/>
    </w:p>
    <w:p w14:paraId="77FD69DC" w14:textId="1539A525" w:rsidR="002F52D3" w:rsidRPr="00B36584" w:rsidRDefault="247278E8"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This</w:t>
      </w:r>
      <w:r w:rsidR="00DE0C8F" w:rsidRPr="00B36584">
        <w:rPr>
          <w:rFonts w:ascii="Times New Roman" w:eastAsia="Times New Roman" w:hAnsi="Times New Roman" w:cs="Times New Roman"/>
          <w:sz w:val="24"/>
          <w:szCs w:val="24"/>
        </w:rPr>
        <w:t xml:space="preserve"> study has included </w:t>
      </w:r>
      <w:r w:rsidR="001158D6" w:rsidRPr="00B36584">
        <w:rPr>
          <w:rFonts w:ascii="Times New Roman" w:eastAsia="Times New Roman" w:hAnsi="Times New Roman" w:cs="Times New Roman"/>
          <w:sz w:val="24"/>
          <w:szCs w:val="24"/>
        </w:rPr>
        <w:t>INF</w:t>
      </w:r>
      <w:r w:rsidR="00DE0C8F" w:rsidRPr="00B36584">
        <w:rPr>
          <w:rFonts w:ascii="Times New Roman" w:eastAsia="Times New Roman" w:hAnsi="Times New Roman" w:cs="Times New Roman"/>
          <w:sz w:val="24"/>
          <w:szCs w:val="24"/>
        </w:rPr>
        <w:t xml:space="preserve"> to examine the correlation of </w:t>
      </w:r>
      <w:r w:rsidR="001158D6" w:rsidRPr="00B36584">
        <w:rPr>
          <w:rFonts w:ascii="Times New Roman" w:eastAsia="Times New Roman" w:hAnsi="Times New Roman" w:cs="Times New Roman"/>
          <w:sz w:val="24"/>
          <w:szCs w:val="24"/>
        </w:rPr>
        <w:t xml:space="preserve">it </w:t>
      </w:r>
      <w:r w:rsidR="00DE0C8F" w:rsidRPr="00B36584">
        <w:rPr>
          <w:rFonts w:ascii="Times New Roman" w:eastAsia="Times New Roman" w:hAnsi="Times New Roman" w:cs="Times New Roman"/>
          <w:sz w:val="24"/>
          <w:szCs w:val="24"/>
        </w:rPr>
        <w:t>with</w:t>
      </w:r>
      <w:r w:rsidR="0065175F" w:rsidRPr="00B36584">
        <w:rPr>
          <w:rFonts w:ascii="Times New Roman" w:eastAsia="Times New Roman" w:hAnsi="Times New Roman" w:cs="Times New Roman"/>
          <w:sz w:val="24"/>
          <w:szCs w:val="24"/>
        </w:rPr>
        <w:t xml:space="preserve"> SP</w:t>
      </w:r>
      <w:r w:rsidR="00DE0C8F" w:rsidRPr="00B36584">
        <w:rPr>
          <w:rFonts w:ascii="Times New Roman" w:eastAsia="Times New Roman" w:hAnsi="Times New Roman" w:cs="Times New Roman"/>
          <w:sz w:val="24"/>
          <w:szCs w:val="24"/>
        </w:rPr>
        <w:t>, more specifically the Vietnamese stock market.</w:t>
      </w:r>
    </w:p>
    <w:p w14:paraId="4FD319FA" w14:textId="09E35A5C" w:rsidR="002F52D3" w:rsidRPr="00B36584" w:rsidRDefault="392F6A62" w:rsidP="00B36584">
      <w:pPr>
        <w:pStyle w:val="Heading3"/>
        <w:spacing w:line="360" w:lineRule="auto"/>
        <w:jc w:val="both"/>
        <w:rPr>
          <w:rFonts w:cs="Times New Roman"/>
        </w:rPr>
      </w:pPr>
      <w:bookmarkStart w:id="71" w:name="_ko1ij09atyc1"/>
      <w:bookmarkStart w:id="72" w:name="_Toc152346203"/>
      <w:bookmarkStart w:id="73" w:name="_Toc152356689"/>
      <w:bookmarkStart w:id="74" w:name="_Toc152356955"/>
      <w:bookmarkEnd w:id="71"/>
      <w:r w:rsidRPr="00B36584">
        <w:rPr>
          <w:rFonts w:cs="Times New Roman"/>
        </w:rPr>
        <w:t>M1</w:t>
      </w:r>
      <w:bookmarkEnd w:id="72"/>
      <w:bookmarkEnd w:id="73"/>
      <w:bookmarkEnd w:id="74"/>
    </w:p>
    <w:p w14:paraId="70986BCD" w14:textId="77A77733" w:rsidR="002F52D3" w:rsidRPr="00B36584" w:rsidRDefault="00DE0C8F"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To show more correlation, this study analyzes the impact of an increase in M1 on the </w:t>
      </w:r>
      <w:r w:rsidR="0065175F"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of companies in the same </w:t>
      </w:r>
      <w:r w:rsidR="00930956" w:rsidRPr="00B36584">
        <w:rPr>
          <w:rFonts w:ascii="Times New Roman" w:eastAsia="Times New Roman" w:hAnsi="Times New Roman" w:cs="Times New Roman"/>
          <w:sz w:val="24"/>
          <w:szCs w:val="24"/>
        </w:rPr>
        <w:t>period</w:t>
      </w:r>
      <w:r w:rsidRPr="00B36584">
        <w:rPr>
          <w:rFonts w:ascii="Times New Roman" w:eastAsia="Times New Roman" w:hAnsi="Times New Roman" w:cs="Times New Roman"/>
          <w:sz w:val="24"/>
          <w:szCs w:val="24"/>
        </w:rPr>
        <w:t xml:space="preserve"> instead of one subject</w:t>
      </w:r>
      <w:r w:rsidR="247278E8" w:rsidRPr="00B36584">
        <w:rPr>
          <w:rFonts w:ascii="Times New Roman" w:eastAsia="Times New Roman" w:hAnsi="Times New Roman" w:cs="Times New Roman"/>
          <w:sz w:val="24"/>
          <w:szCs w:val="24"/>
        </w:rPr>
        <w:t>.</w:t>
      </w:r>
      <w:r w:rsidR="00BE0351" w:rsidRPr="00B36584">
        <w:rPr>
          <w:rFonts w:ascii="Times New Roman" w:eastAsia="Times New Roman" w:hAnsi="Times New Roman" w:cs="Times New Roman"/>
          <w:sz w:val="24"/>
          <w:szCs w:val="24"/>
        </w:rPr>
        <w:t xml:space="preserve"> Meanwhile</w:t>
      </w:r>
      <w:r w:rsidRPr="00B36584">
        <w:rPr>
          <w:rFonts w:ascii="Times New Roman" w:eastAsia="Times New Roman" w:hAnsi="Times New Roman" w:cs="Times New Roman"/>
          <w:sz w:val="24"/>
          <w:szCs w:val="24"/>
        </w:rPr>
        <w:t xml:space="preserve">, the log-log function will reduce the large difference in units between the </w:t>
      </w:r>
      <w:r w:rsidR="0065175F"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and M1.</w:t>
      </w:r>
    </w:p>
    <w:p w14:paraId="226C8B77" w14:textId="691B35B1" w:rsidR="002F52D3" w:rsidRPr="00B36584" w:rsidRDefault="392F6A62" w:rsidP="00B36584">
      <w:pPr>
        <w:pStyle w:val="Heading3"/>
        <w:spacing w:line="360" w:lineRule="auto"/>
        <w:jc w:val="both"/>
        <w:rPr>
          <w:rFonts w:cs="Times New Roman"/>
        </w:rPr>
      </w:pPr>
      <w:bookmarkStart w:id="75" w:name="_n52ez7izpfgi"/>
      <w:bookmarkStart w:id="76" w:name="_Toc152346204"/>
      <w:bookmarkStart w:id="77" w:name="_Toc152356690"/>
      <w:bookmarkStart w:id="78" w:name="_Toc152356956"/>
      <w:bookmarkEnd w:id="75"/>
      <w:r w:rsidRPr="00B36584">
        <w:rPr>
          <w:rFonts w:cs="Times New Roman"/>
        </w:rPr>
        <w:t>NR</w:t>
      </w:r>
      <w:bookmarkEnd w:id="76"/>
      <w:bookmarkEnd w:id="77"/>
      <w:bookmarkEnd w:id="78"/>
    </w:p>
    <w:p w14:paraId="392F0E9A" w14:textId="7AD27494" w:rsidR="002F52D3" w:rsidRPr="00B36584" w:rsidRDefault="00DE0C8F"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The study was developed to analyze how </w:t>
      </w:r>
      <w:r w:rsidR="0065175F" w:rsidRPr="00B36584">
        <w:rPr>
          <w:rFonts w:ascii="Times New Roman" w:eastAsia="Times New Roman" w:hAnsi="Times New Roman" w:cs="Times New Roman"/>
          <w:sz w:val="24"/>
          <w:szCs w:val="24"/>
        </w:rPr>
        <w:t>N</w:t>
      </w:r>
      <w:r w:rsidR="0066679A" w:rsidRPr="00B36584">
        <w:rPr>
          <w:rFonts w:ascii="Times New Roman" w:eastAsia="Times New Roman" w:hAnsi="Times New Roman" w:cs="Times New Roman"/>
          <w:sz w:val="24"/>
          <w:szCs w:val="24"/>
        </w:rPr>
        <w:t>R</w:t>
      </w:r>
      <w:r w:rsidR="0065175F" w:rsidRPr="00B36584">
        <w:rPr>
          <w:rFonts w:ascii="Times New Roman" w:eastAsia="Times New Roman" w:hAnsi="Times New Roman" w:cs="Times New Roman"/>
          <w:sz w:val="24"/>
          <w:szCs w:val="24"/>
        </w:rPr>
        <w:t>’s</w:t>
      </w:r>
      <w:r w:rsidRPr="00B36584">
        <w:rPr>
          <w:rFonts w:ascii="Times New Roman" w:eastAsia="Times New Roman" w:hAnsi="Times New Roman" w:cs="Times New Roman"/>
          <w:sz w:val="24"/>
          <w:szCs w:val="24"/>
        </w:rPr>
        <w:t xml:space="preserve"> growth is correlated with </w:t>
      </w:r>
      <w:r w:rsidR="0065175F"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in the </w:t>
      </w:r>
      <w:r w:rsidR="00BE0351" w:rsidRPr="00B36584">
        <w:rPr>
          <w:rFonts w:ascii="Times New Roman" w:eastAsia="Times New Roman" w:hAnsi="Times New Roman" w:cs="Times New Roman"/>
          <w:sz w:val="24"/>
          <w:szCs w:val="24"/>
        </w:rPr>
        <w:t xml:space="preserve">Vietnam </w:t>
      </w:r>
      <w:r w:rsidRPr="00B36584">
        <w:rPr>
          <w:rFonts w:ascii="Times New Roman" w:eastAsia="Times New Roman" w:hAnsi="Times New Roman" w:cs="Times New Roman"/>
          <w:sz w:val="24"/>
          <w:szCs w:val="24"/>
        </w:rPr>
        <w:t>market.</w:t>
      </w:r>
    </w:p>
    <w:p w14:paraId="5D4FF087" w14:textId="77777777" w:rsidR="002F52D3" w:rsidRPr="00B36584" w:rsidRDefault="392F6A62" w:rsidP="00B36584">
      <w:pPr>
        <w:pStyle w:val="Heading3"/>
        <w:spacing w:line="360" w:lineRule="auto"/>
        <w:jc w:val="both"/>
        <w:rPr>
          <w:rFonts w:cs="Times New Roman"/>
        </w:rPr>
      </w:pPr>
      <w:bookmarkStart w:id="79" w:name="_m7ybprxdn3eo"/>
      <w:bookmarkStart w:id="80" w:name="_Toc152346205"/>
      <w:bookmarkStart w:id="81" w:name="_Toc152356691"/>
      <w:bookmarkStart w:id="82" w:name="_Toc152356957"/>
      <w:bookmarkEnd w:id="79"/>
      <w:r w:rsidRPr="00B36584">
        <w:rPr>
          <w:rFonts w:cs="Times New Roman"/>
        </w:rPr>
        <w:t>CAPEX:</w:t>
      </w:r>
      <w:bookmarkEnd w:id="80"/>
      <w:bookmarkEnd w:id="81"/>
      <w:bookmarkEnd w:id="82"/>
    </w:p>
    <w:p w14:paraId="5ECB48ED" w14:textId="0B1B0253" w:rsidR="002F52D3" w:rsidRPr="00B36584" w:rsidRDefault="00DE0C8F"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To check the correlation between CAPEX and </w:t>
      </w:r>
      <w:r w:rsidR="0065175F"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the model is implemented. Specifically, effective investment in </w:t>
      </w:r>
      <w:r w:rsidR="0065175F" w:rsidRPr="00B36584">
        <w:rPr>
          <w:rFonts w:ascii="Times New Roman" w:eastAsia="Times New Roman" w:hAnsi="Times New Roman" w:cs="Times New Roman"/>
          <w:sz w:val="24"/>
          <w:szCs w:val="24"/>
        </w:rPr>
        <w:t>TFA</w:t>
      </w:r>
      <w:r w:rsidRPr="00B36584">
        <w:rPr>
          <w:rFonts w:ascii="Times New Roman" w:eastAsia="Times New Roman" w:hAnsi="Times New Roman" w:cs="Times New Roman"/>
          <w:sz w:val="24"/>
          <w:szCs w:val="24"/>
        </w:rPr>
        <w:t xml:space="preserve"> can bring </w:t>
      </w:r>
      <w:r w:rsidR="00D252E8" w:rsidRPr="00B36584">
        <w:rPr>
          <w:rFonts w:ascii="Times New Roman" w:eastAsia="Times New Roman" w:hAnsi="Times New Roman" w:cs="Times New Roman"/>
          <w:sz w:val="24"/>
          <w:szCs w:val="24"/>
        </w:rPr>
        <w:t>N</w:t>
      </w:r>
      <w:r w:rsidR="0066679A" w:rsidRPr="00B36584">
        <w:rPr>
          <w:rFonts w:ascii="Times New Roman" w:eastAsia="Times New Roman" w:hAnsi="Times New Roman" w:cs="Times New Roman"/>
          <w:sz w:val="24"/>
          <w:szCs w:val="24"/>
        </w:rPr>
        <w:t>R</w:t>
      </w:r>
      <w:r w:rsidR="00D252E8" w:rsidRPr="00B36584">
        <w:rPr>
          <w:rFonts w:ascii="Times New Roman" w:eastAsia="Times New Roman" w:hAnsi="Times New Roman" w:cs="Times New Roman"/>
          <w:sz w:val="24"/>
          <w:szCs w:val="24"/>
        </w:rPr>
        <w:t>’s</w:t>
      </w:r>
      <w:r w:rsidRPr="00B36584">
        <w:rPr>
          <w:rFonts w:ascii="Times New Roman" w:eastAsia="Times New Roman" w:hAnsi="Times New Roman" w:cs="Times New Roman"/>
          <w:sz w:val="24"/>
          <w:szCs w:val="24"/>
        </w:rPr>
        <w:t xml:space="preserve"> growth which promotes the growth of </w:t>
      </w:r>
      <w:r w:rsidR="00D252E8"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w:t>
      </w:r>
    </w:p>
    <w:p w14:paraId="37B99CCA" w14:textId="753D6FF7" w:rsidR="002F52D3" w:rsidRPr="00B36584" w:rsidRDefault="392F6A62" w:rsidP="00B36584">
      <w:pPr>
        <w:pStyle w:val="Heading3"/>
        <w:spacing w:line="360" w:lineRule="auto"/>
        <w:jc w:val="both"/>
        <w:rPr>
          <w:rFonts w:cs="Times New Roman"/>
        </w:rPr>
      </w:pPr>
      <w:bookmarkStart w:id="83" w:name="_9zypndrlmron"/>
      <w:bookmarkStart w:id="84" w:name="_Toc152346206"/>
      <w:bookmarkStart w:id="85" w:name="_Toc152356692"/>
      <w:bookmarkStart w:id="86" w:name="_Toc152356958"/>
      <w:bookmarkEnd w:id="83"/>
      <w:r w:rsidRPr="00B36584">
        <w:rPr>
          <w:rFonts w:cs="Times New Roman"/>
        </w:rPr>
        <w:t>ROAA, ROAE, and EPS</w:t>
      </w:r>
      <w:bookmarkEnd w:id="84"/>
      <w:bookmarkEnd w:id="85"/>
      <w:bookmarkEnd w:id="86"/>
    </w:p>
    <w:p w14:paraId="421BCB49" w14:textId="335590E1" w:rsidR="00B86A0F" w:rsidRPr="00B36584" w:rsidRDefault="247278E8"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To clearly analyze its impact in diverse fields, ROA, ROE and EPS are added to the model. </w:t>
      </w:r>
      <w:r w:rsidR="0149327E" w:rsidRPr="00B36584">
        <w:rPr>
          <w:rFonts w:ascii="Times New Roman" w:eastAsia="Times New Roman" w:hAnsi="Times New Roman" w:cs="Times New Roman"/>
          <w:sz w:val="24"/>
          <w:szCs w:val="24"/>
        </w:rPr>
        <w:t xml:space="preserve">Both ROA&amp;ROE assessing how well a company's management team is handling the funds entrusted to it, which directly </w:t>
      </w:r>
      <w:proofErr w:type="gramStart"/>
      <w:r w:rsidR="0149327E" w:rsidRPr="00B36584">
        <w:rPr>
          <w:rFonts w:ascii="Times New Roman" w:eastAsia="Times New Roman" w:hAnsi="Times New Roman" w:cs="Times New Roman"/>
          <w:sz w:val="24"/>
          <w:szCs w:val="24"/>
        </w:rPr>
        <w:t>affect</w:t>
      </w:r>
      <w:proofErr w:type="gramEnd"/>
      <w:r w:rsidR="0149327E" w:rsidRPr="00B36584">
        <w:rPr>
          <w:rFonts w:ascii="Times New Roman" w:eastAsia="Times New Roman" w:hAnsi="Times New Roman" w:cs="Times New Roman"/>
          <w:sz w:val="24"/>
          <w:szCs w:val="24"/>
        </w:rPr>
        <w:t xml:space="preserve"> companies' stock price. In addition, </w:t>
      </w:r>
      <w:proofErr w:type="gramStart"/>
      <w:r w:rsidR="0149327E" w:rsidRPr="00B36584">
        <w:rPr>
          <w:rFonts w:ascii="Times New Roman" w:eastAsia="Times New Roman" w:hAnsi="Times New Roman" w:cs="Times New Roman"/>
          <w:sz w:val="24"/>
          <w:szCs w:val="24"/>
        </w:rPr>
        <w:t>EPS</w:t>
      </w:r>
      <w:proofErr w:type="gramEnd"/>
      <w:r w:rsidR="71D4C32D" w:rsidRPr="00B36584">
        <w:rPr>
          <w:rFonts w:ascii="Times New Roman" w:eastAsia="Times New Roman" w:hAnsi="Times New Roman" w:cs="Times New Roman"/>
          <w:sz w:val="24"/>
          <w:szCs w:val="24"/>
        </w:rPr>
        <w:t xml:space="preserve"> which</w:t>
      </w:r>
      <w:r w:rsidR="0149327E" w:rsidRPr="00B36584">
        <w:rPr>
          <w:rFonts w:ascii="Times New Roman" w:eastAsia="Times New Roman" w:hAnsi="Times New Roman" w:cs="Times New Roman"/>
          <w:sz w:val="24"/>
          <w:szCs w:val="24"/>
        </w:rPr>
        <w:t xml:space="preserve"> </w:t>
      </w:r>
      <w:proofErr w:type="gramStart"/>
      <w:r w:rsidRPr="00B36584">
        <w:rPr>
          <w:rFonts w:ascii="Times New Roman" w:eastAsia="Times New Roman" w:hAnsi="Times New Roman" w:cs="Times New Roman"/>
          <w:sz w:val="24"/>
          <w:szCs w:val="24"/>
        </w:rPr>
        <w:t>calculated</w:t>
      </w:r>
      <w:proofErr w:type="gramEnd"/>
      <w:r w:rsidRPr="00B36584">
        <w:rPr>
          <w:rFonts w:ascii="Times New Roman" w:eastAsia="Times New Roman" w:hAnsi="Times New Roman" w:cs="Times New Roman"/>
          <w:sz w:val="24"/>
          <w:szCs w:val="24"/>
        </w:rPr>
        <w:t xml:space="preserve"> based on net income and share outstanding, is included to confirm how it correlates to the SP.</w:t>
      </w:r>
    </w:p>
    <w:p w14:paraId="7C1E35A5" w14:textId="77777777" w:rsidR="0066679A" w:rsidRPr="00B36584" w:rsidRDefault="0066679A" w:rsidP="00B36584">
      <w:pPr>
        <w:spacing w:before="60" w:after="60" w:line="360" w:lineRule="auto"/>
        <w:jc w:val="both"/>
        <w:rPr>
          <w:rFonts w:ascii="Times New Roman" w:eastAsia="Times New Roman" w:hAnsi="Times New Roman" w:cs="Times New Roman"/>
          <w:sz w:val="24"/>
          <w:szCs w:val="24"/>
        </w:rPr>
      </w:pPr>
    </w:p>
    <w:p w14:paraId="022A3FCB" w14:textId="4B42F336" w:rsidR="002F52D3" w:rsidRPr="00B36584" w:rsidRDefault="392F6A62" w:rsidP="00B36584">
      <w:pPr>
        <w:pStyle w:val="Heading2"/>
        <w:rPr>
          <w:rFonts w:cs="Times New Roman"/>
        </w:rPr>
      </w:pPr>
      <w:bookmarkStart w:id="87" w:name="_Toc152346207"/>
      <w:bookmarkStart w:id="88" w:name="_Toc152356693"/>
      <w:bookmarkStart w:id="89" w:name="_Toc152356959"/>
      <w:r w:rsidRPr="00B36584">
        <w:rPr>
          <w:rFonts w:cs="Times New Roman"/>
        </w:rPr>
        <w:t>Expected Signs of Independent Variables on SP</w:t>
      </w:r>
      <w:bookmarkStart w:id="90" w:name="_ye5yp5xeh5i2"/>
      <w:bookmarkEnd w:id="87"/>
      <w:bookmarkEnd w:id="88"/>
      <w:bookmarkEnd w:id="89"/>
      <w:bookmarkEnd w:id="90"/>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9A2A41" w:rsidRPr="00B36584" w14:paraId="2F6B47D7" w14:textId="77777777" w:rsidTr="0D41D7A6">
        <w:tc>
          <w:tcPr>
            <w:tcW w:w="3120" w:type="dxa"/>
            <w:tcMar>
              <w:top w:w="100" w:type="dxa"/>
              <w:left w:w="100" w:type="dxa"/>
              <w:bottom w:w="100" w:type="dxa"/>
              <w:right w:w="100" w:type="dxa"/>
            </w:tcMar>
          </w:tcPr>
          <w:p w14:paraId="29DE0871" w14:textId="25313650" w:rsidR="002F52D3" w:rsidRPr="00B36584" w:rsidRDefault="0D41D7A6" w:rsidP="00B36584">
            <w:pPr>
              <w:pStyle w:val="Heading7"/>
            </w:pPr>
            <w:bookmarkStart w:id="91" w:name="_Toc152356694"/>
            <w:r w:rsidRPr="00B36584">
              <w:t>Variable’s Name</w:t>
            </w:r>
            <w:bookmarkEnd w:id="91"/>
          </w:p>
        </w:tc>
        <w:tc>
          <w:tcPr>
            <w:tcW w:w="3120" w:type="dxa"/>
            <w:tcMar>
              <w:top w:w="100" w:type="dxa"/>
              <w:left w:w="100" w:type="dxa"/>
              <w:bottom w:w="100" w:type="dxa"/>
              <w:right w:w="100" w:type="dxa"/>
            </w:tcMar>
          </w:tcPr>
          <w:p w14:paraId="45F6ABA6" w14:textId="7442AF28"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Explanation</w:t>
            </w:r>
            <w:r w:rsidR="00BE0351" w:rsidRPr="00B36584">
              <w:rPr>
                <w:rFonts w:ascii="Times New Roman" w:eastAsia="Times New Roman" w:hAnsi="Times New Roman" w:cs="Times New Roman"/>
                <w:b/>
                <w:sz w:val="24"/>
                <w:szCs w:val="24"/>
              </w:rPr>
              <w:t xml:space="preserve"> (Appendix 2</w:t>
            </w:r>
            <w:r w:rsidR="0066679A" w:rsidRPr="00B36584">
              <w:rPr>
                <w:rFonts w:ascii="Times New Roman" w:eastAsia="Times New Roman" w:hAnsi="Times New Roman" w:cs="Times New Roman"/>
                <w:b/>
                <w:sz w:val="24"/>
                <w:szCs w:val="24"/>
              </w:rPr>
              <w:t>)</w:t>
            </w:r>
          </w:p>
        </w:tc>
        <w:tc>
          <w:tcPr>
            <w:tcW w:w="3120" w:type="dxa"/>
            <w:tcMar>
              <w:top w:w="100" w:type="dxa"/>
              <w:left w:w="100" w:type="dxa"/>
              <w:bottom w:w="100" w:type="dxa"/>
              <w:right w:w="100" w:type="dxa"/>
            </w:tcMar>
          </w:tcPr>
          <w:p w14:paraId="2323CC8F"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Expected Sign</w:t>
            </w:r>
          </w:p>
        </w:tc>
      </w:tr>
      <w:tr w:rsidR="009A2A41" w:rsidRPr="00B36584" w14:paraId="04A623E1" w14:textId="77777777" w:rsidTr="0D41D7A6">
        <w:tc>
          <w:tcPr>
            <w:tcW w:w="3120" w:type="dxa"/>
            <w:tcMar>
              <w:top w:w="100" w:type="dxa"/>
              <w:left w:w="100" w:type="dxa"/>
              <w:bottom w:w="100" w:type="dxa"/>
              <w:right w:w="100" w:type="dxa"/>
            </w:tcMar>
            <w:vAlign w:val="center"/>
          </w:tcPr>
          <w:p w14:paraId="41AFDE4B"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w:t>
            </w:r>
          </w:p>
        </w:tc>
        <w:tc>
          <w:tcPr>
            <w:tcW w:w="3120" w:type="dxa"/>
            <w:tcMar>
              <w:top w:w="100" w:type="dxa"/>
              <w:left w:w="100" w:type="dxa"/>
              <w:bottom w:w="100" w:type="dxa"/>
              <w:right w:w="100" w:type="dxa"/>
            </w:tcMar>
            <w:vAlign w:val="center"/>
          </w:tcPr>
          <w:p w14:paraId="12EFBF43" w14:textId="6480BFBB" w:rsidR="002F52D3" w:rsidRPr="00B36584" w:rsidRDefault="009A713D"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RIR</w:t>
            </w:r>
            <w:r w:rsidR="00DE0C8F" w:rsidRPr="00B36584">
              <w:rPr>
                <w:rFonts w:ascii="Times New Roman" w:eastAsia="Cardo" w:hAnsi="Times New Roman" w:cs="Times New Roman"/>
                <w:sz w:val="24"/>
                <w:szCs w:val="24"/>
              </w:rPr>
              <w:t xml:space="preserve"> ↑</w:t>
            </w:r>
          </w:p>
          <w:p w14:paraId="128922EB"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lastRenderedPageBreak/>
              <w:t>Investment ↓</w:t>
            </w:r>
          </w:p>
          <w:p w14:paraId="320D3FFA"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Demand on stock ↓</w:t>
            </w:r>
          </w:p>
          <w:p w14:paraId="0919ED5D" w14:textId="487AC55C" w:rsidR="002F52D3" w:rsidRPr="00B36584" w:rsidRDefault="009A713D"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w:t>
            </w:r>
          </w:p>
        </w:tc>
        <w:tc>
          <w:tcPr>
            <w:tcW w:w="3120" w:type="dxa"/>
            <w:tcMar>
              <w:top w:w="100" w:type="dxa"/>
              <w:left w:w="100" w:type="dxa"/>
              <w:bottom w:w="100" w:type="dxa"/>
              <w:right w:w="100" w:type="dxa"/>
            </w:tcMar>
            <w:vAlign w:val="center"/>
          </w:tcPr>
          <w:p w14:paraId="42B3BEA9"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lastRenderedPageBreak/>
              <w:t>Negative</w:t>
            </w:r>
          </w:p>
        </w:tc>
      </w:tr>
      <w:tr w:rsidR="009A2A41" w:rsidRPr="00B36584" w14:paraId="2743989B" w14:textId="77777777" w:rsidTr="0D41D7A6">
        <w:tc>
          <w:tcPr>
            <w:tcW w:w="3120" w:type="dxa"/>
            <w:tcMar>
              <w:top w:w="100" w:type="dxa"/>
              <w:left w:w="100" w:type="dxa"/>
              <w:bottom w:w="100" w:type="dxa"/>
              <w:right w:w="100" w:type="dxa"/>
            </w:tcMar>
            <w:vAlign w:val="center"/>
          </w:tcPr>
          <w:p w14:paraId="74BB10FA"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gdp</w:t>
            </w:r>
            <w:proofErr w:type="spellEnd"/>
          </w:p>
        </w:tc>
        <w:tc>
          <w:tcPr>
            <w:tcW w:w="3120" w:type="dxa"/>
            <w:tcMar>
              <w:top w:w="100" w:type="dxa"/>
              <w:left w:w="100" w:type="dxa"/>
              <w:bottom w:w="100" w:type="dxa"/>
              <w:right w:w="100" w:type="dxa"/>
            </w:tcMar>
            <w:vAlign w:val="center"/>
          </w:tcPr>
          <w:p w14:paraId="47874766"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GDP ↑</w:t>
            </w:r>
          </w:p>
          <w:p w14:paraId="2BCAE235"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Investment ↑</w:t>
            </w:r>
          </w:p>
          <w:p w14:paraId="2154D00A"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Demand on stock ↑</w:t>
            </w:r>
          </w:p>
          <w:p w14:paraId="083CE972" w14:textId="4F0FBF2D" w:rsidR="002F52D3" w:rsidRPr="00B36584" w:rsidRDefault="002C4A52"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w:t>
            </w:r>
          </w:p>
        </w:tc>
        <w:tc>
          <w:tcPr>
            <w:tcW w:w="3120" w:type="dxa"/>
            <w:tcMar>
              <w:top w:w="100" w:type="dxa"/>
              <w:left w:w="100" w:type="dxa"/>
              <w:bottom w:w="100" w:type="dxa"/>
              <w:right w:w="100" w:type="dxa"/>
            </w:tcMar>
            <w:vAlign w:val="center"/>
          </w:tcPr>
          <w:p w14:paraId="23D46C18"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Positive</w:t>
            </w:r>
          </w:p>
        </w:tc>
      </w:tr>
      <w:tr w:rsidR="009A2A41" w:rsidRPr="00B36584" w14:paraId="6FC07E46" w14:textId="77777777" w:rsidTr="0D41D7A6">
        <w:tc>
          <w:tcPr>
            <w:tcW w:w="3120" w:type="dxa"/>
            <w:tcMar>
              <w:top w:w="100" w:type="dxa"/>
              <w:left w:w="100" w:type="dxa"/>
              <w:bottom w:w="100" w:type="dxa"/>
              <w:right w:w="100" w:type="dxa"/>
            </w:tcMar>
            <w:vAlign w:val="center"/>
          </w:tcPr>
          <w:p w14:paraId="67423B83"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infla</w:t>
            </w:r>
            <w:proofErr w:type="spellEnd"/>
          </w:p>
        </w:tc>
        <w:tc>
          <w:tcPr>
            <w:tcW w:w="3120" w:type="dxa"/>
            <w:tcMar>
              <w:top w:w="100" w:type="dxa"/>
              <w:left w:w="100" w:type="dxa"/>
              <w:bottom w:w="100" w:type="dxa"/>
              <w:right w:w="100" w:type="dxa"/>
            </w:tcMar>
            <w:vAlign w:val="center"/>
          </w:tcPr>
          <w:p w14:paraId="72F1FC2F" w14:textId="2EB5D99F"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Idea 1:</w:t>
            </w:r>
          </w:p>
          <w:p w14:paraId="486490FB" w14:textId="5B11BFBE"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I</w:t>
            </w:r>
            <w:r w:rsidR="002C4A52" w:rsidRPr="00B36584">
              <w:rPr>
                <w:rFonts w:ascii="Times New Roman" w:eastAsia="Cardo" w:hAnsi="Times New Roman" w:cs="Times New Roman"/>
                <w:sz w:val="24"/>
                <w:szCs w:val="24"/>
              </w:rPr>
              <w:t>NF</w:t>
            </w:r>
            <w:r w:rsidRPr="00B36584">
              <w:rPr>
                <w:rFonts w:ascii="Times New Roman" w:eastAsia="Cardo" w:hAnsi="Times New Roman" w:cs="Times New Roman"/>
                <w:sz w:val="24"/>
                <w:szCs w:val="24"/>
              </w:rPr>
              <w:t xml:space="preserve"> ↑</w:t>
            </w:r>
          </w:p>
          <w:p w14:paraId="551ADB67" w14:textId="116A68E7" w:rsidR="002F52D3" w:rsidRPr="00B36584" w:rsidRDefault="002C4A52"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 xml:space="preserve"> ↑</w:t>
            </w:r>
          </w:p>
          <w:p w14:paraId="025FDFAE"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Idea 2:</w:t>
            </w:r>
          </w:p>
          <w:p w14:paraId="3314C0D9" w14:textId="3F5B383D" w:rsidR="002F52D3" w:rsidRPr="00B36584" w:rsidRDefault="00DE0C8F" w:rsidP="00B36584">
            <w:pPr>
              <w:widowControl w:val="0"/>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I</w:t>
            </w:r>
            <w:r w:rsidR="002C4A52" w:rsidRPr="00B36584">
              <w:rPr>
                <w:rFonts w:ascii="Times New Roman" w:eastAsia="Cardo" w:hAnsi="Times New Roman" w:cs="Times New Roman"/>
                <w:sz w:val="24"/>
                <w:szCs w:val="24"/>
              </w:rPr>
              <w:t>NF</w:t>
            </w:r>
            <w:r w:rsidRPr="00B36584">
              <w:rPr>
                <w:rFonts w:ascii="Times New Roman" w:eastAsia="Cardo" w:hAnsi="Times New Roman" w:cs="Times New Roman"/>
                <w:sz w:val="24"/>
                <w:szCs w:val="24"/>
              </w:rPr>
              <w:t xml:space="preserve"> ↓</w:t>
            </w:r>
          </w:p>
          <w:p w14:paraId="5FE91FF7" w14:textId="3A472BFA" w:rsidR="002F52D3" w:rsidRPr="00B36584" w:rsidRDefault="002C4A52" w:rsidP="00B36584">
            <w:pPr>
              <w:widowControl w:val="0"/>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 xml:space="preserve"> ↓</w:t>
            </w:r>
          </w:p>
        </w:tc>
        <w:tc>
          <w:tcPr>
            <w:tcW w:w="3120" w:type="dxa"/>
            <w:tcMar>
              <w:top w:w="100" w:type="dxa"/>
              <w:left w:w="100" w:type="dxa"/>
              <w:bottom w:w="100" w:type="dxa"/>
              <w:right w:w="100" w:type="dxa"/>
            </w:tcMar>
            <w:vAlign w:val="center"/>
          </w:tcPr>
          <w:p w14:paraId="0D7C2C69"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Positive and negative</w:t>
            </w:r>
          </w:p>
        </w:tc>
      </w:tr>
      <w:tr w:rsidR="009A2A41" w:rsidRPr="00B36584" w14:paraId="68E7D8B0" w14:textId="77777777" w:rsidTr="0D41D7A6">
        <w:tc>
          <w:tcPr>
            <w:tcW w:w="3120" w:type="dxa"/>
            <w:tcMar>
              <w:top w:w="100" w:type="dxa"/>
              <w:left w:w="100" w:type="dxa"/>
              <w:bottom w:w="100" w:type="dxa"/>
              <w:right w:w="100" w:type="dxa"/>
            </w:tcMar>
            <w:vAlign w:val="center"/>
          </w:tcPr>
          <w:p w14:paraId="46B9443B"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m1</w:t>
            </w:r>
          </w:p>
        </w:tc>
        <w:tc>
          <w:tcPr>
            <w:tcW w:w="3120" w:type="dxa"/>
            <w:tcMar>
              <w:top w:w="100" w:type="dxa"/>
              <w:left w:w="100" w:type="dxa"/>
              <w:bottom w:w="100" w:type="dxa"/>
              <w:right w:w="100" w:type="dxa"/>
            </w:tcMar>
            <w:vAlign w:val="center"/>
          </w:tcPr>
          <w:p w14:paraId="4C7B6E90" w14:textId="66E5BF95"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R</w:t>
            </w:r>
            <w:r w:rsidR="002C4A52" w:rsidRPr="00B36584">
              <w:rPr>
                <w:rFonts w:ascii="Times New Roman" w:eastAsia="Cardo" w:hAnsi="Times New Roman" w:cs="Times New Roman"/>
                <w:sz w:val="24"/>
                <w:szCs w:val="24"/>
              </w:rPr>
              <w:t>IR</w:t>
            </w:r>
            <w:r w:rsidRPr="00B36584">
              <w:rPr>
                <w:rFonts w:ascii="Times New Roman" w:eastAsia="Cardo" w:hAnsi="Times New Roman" w:cs="Times New Roman"/>
                <w:sz w:val="24"/>
                <w:szCs w:val="24"/>
              </w:rPr>
              <w:t xml:space="preserve"> ↑</w:t>
            </w:r>
          </w:p>
          <w:p w14:paraId="364D7011"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M1 ↓</w:t>
            </w:r>
          </w:p>
          <w:p w14:paraId="53D10947"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Investment ↓</w:t>
            </w:r>
          </w:p>
          <w:p w14:paraId="155DBF1D"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Demand on stock ↓</w:t>
            </w:r>
          </w:p>
          <w:p w14:paraId="77148734" w14:textId="353F936C" w:rsidR="002F52D3" w:rsidRPr="00B36584" w:rsidRDefault="002C4A52"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w:t>
            </w:r>
          </w:p>
        </w:tc>
        <w:tc>
          <w:tcPr>
            <w:tcW w:w="3120" w:type="dxa"/>
            <w:tcMar>
              <w:top w:w="100" w:type="dxa"/>
              <w:left w:w="100" w:type="dxa"/>
              <w:bottom w:w="100" w:type="dxa"/>
              <w:right w:w="100" w:type="dxa"/>
            </w:tcMar>
            <w:vAlign w:val="center"/>
          </w:tcPr>
          <w:p w14:paraId="6993DF3B"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Positive</w:t>
            </w:r>
          </w:p>
        </w:tc>
      </w:tr>
      <w:tr w:rsidR="009A2A41" w:rsidRPr="00B36584" w14:paraId="27DF9FB8" w14:textId="77777777" w:rsidTr="0D41D7A6">
        <w:tc>
          <w:tcPr>
            <w:tcW w:w="3120" w:type="dxa"/>
            <w:tcMar>
              <w:top w:w="100" w:type="dxa"/>
              <w:left w:w="100" w:type="dxa"/>
              <w:bottom w:w="100" w:type="dxa"/>
              <w:right w:w="100" w:type="dxa"/>
            </w:tcMar>
            <w:vAlign w:val="center"/>
          </w:tcPr>
          <w:p w14:paraId="2170B440"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rev</w:t>
            </w:r>
          </w:p>
        </w:tc>
        <w:tc>
          <w:tcPr>
            <w:tcW w:w="3120" w:type="dxa"/>
            <w:tcMar>
              <w:top w:w="100" w:type="dxa"/>
              <w:left w:w="100" w:type="dxa"/>
              <w:bottom w:w="100" w:type="dxa"/>
              <w:right w:w="100" w:type="dxa"/>
            </w:tcMar>
            <w:vAlign w:val="center"/>
          </w:tcPr>
          <w:p w14:paraId="7BBFCCB2" w14:textId="3D40E0CD" w:rsidR="002F52D3" w:rsidRPr="00B36584" w:rsidRDefault="002C4A52"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NR</w:t>
            </w:r>
            <w:r w:rsidR="00DE0C8F" w:rsidRPr="00B36584">
              <w:rPr>
                <w:rFonts w:ascii="Times New Roman" w:eastAsia="Cardo" w:hAnsi="Times New Roman" w:cs="Times New Roman"/>
                <w:sz w:val="24"/>
                <w:szCs w:val="24"/>
              </w:rPr>
              <w:t xml:space="preserve"> ↑</w:t>
            </w:r>
          </w:p>
          <w:p w14:paraId="081CB384"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Profit may ↑</w:t>
            </w:r>
          </w:p>
          <w:p w14:paraId="501F8354" w14:textId="44A60DD6" w:rsidR="002F52D3" w:rsidRPr="00B36584" w:rsidRDefault="002C4A52"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DPR</w:t>
            </w:r>
            <w:r w:rsidR="00DE0C8F" w:rsidRPr="00B36584">
              <w:rPr>
                <w:rFonts w:ascii="Times New Roman" w:eastAsia="Cardo" w:hAnsi="Times New Roman" w:cs="Times New Roman"/>
                <w:sz w:val="24"/>
                <w:szCs w:val="24"/>
              </w:rPr>
              <w:t xml:space="preserve"> ↑</w:t>
            </w:r>
          </w:p>
          <w:p w14:paraId="63FE0614"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Demand on stock ↑</w:t>
            </w:r>
          </w:p>
          <w:p w14:paraId="54EE7A2E" w14:textId="6B3D2AF3" w:rsidR="002F52D3" w:rsidRPr="00B36584" w:rsidRDefault="002C4A52"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 xml:space="preserve"> ↑</w:t>
            </w:r>
          </w:p>
        </w:tc>
        <w:tc>
          <w:tcPr>
            <w:tcW w:w="3120" w:type="dxa"/>
            <w:tcMar>
              <w:top w:w="100" w:type="dxa"/>
              <w:left w:w="100" w:type="dxa"/>
              <w:bottom w:w="100" w:type="dxa"/>
              <w:right w:w="100" w:type="dxa"/>
            </w:tcMar>
            <w:vAlign w:val="center"/>
          </w:tcPr>
          <w:p w14:paraId="5BD224EE"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Positive</w:t>
            </w:r>
          </w:p>
        </w:tc>
      </w:tr>
      <w:tr w:rsidR="009A2A41" w:rsidRPr="00B36584" w14:paraId="25239E50" w14:textId="77777777" w:rsidTr="0D41D7A6">
        <w:tc>
          <w:tcPr>
            <w:tcW w:w="3120" w:type="dxa"/>
            <w:tcMar>
              <w:top w:w="100" w:type="dxa"/>
              <w:left w:w="100" w:type="dxa"/>
              <w:bottom w:w="100" w:type="dxa"/>
              <w:right w:w="100" w:type="dxa"/>
            </w:tcMar>
            <w:vAlign w:val="center"/>
          </w:tcPr>
          <w:p w14:paraId="48FF26D7"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capex</w:t>
            </w:r>
          </w:p>
        </w:tc>
        <w:tc>
          <w:tcPr>
            <w:tcW w:w="3120" w:type="dxa"/>
            <w:tcMar>
              <w:top w:w="100" w:type="dxa"/>
              <w:left w:w="100" w:type="dxa"/>
              <w:bottom w:w="100" w:type="dxa"/>
              <w:right w:w="100" w:type="dxa"/>
            </w:tcMar>
            <w:vAlign w:val="center"/>
          </w:tcPr>
          <w:p w14:paraId="7F81ED81"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CAPEX ↑</w:t>
            </w:r>
          </w:p>
          <w:p w14:paraId="3681612E" w14:textId="6977279C" w:rsidR="002F52D3" w:rsidRPr="00B36584" w:rsidRDefault="002C4A52" w:rsidP="00B36584">
            <w:pPr>
              <w:widowControl w:val="0"/>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NV</w:t>
            </w:r>
            <w:r w:rsidR="00DE0C8F" w:rsidRPr="00B36584">
              <w:rPr>
                <w:rFonts w:ascii="Times New Roman" w:eastAsia="Cardo" w:hAnsi="Times New Roman" w:cs="Times New Roman"/>
                <w:sz w:val="24"/>
                <w:szCs w:val="24"/>
              </w:rPr>
              <w:t xml:space="preserve"> ↑</w:t>
            </w:r>
          </w:p>
          <w:p w14:paraId="0C193FE7" w14:textId="4F83B820" w:rsidR="002F52D3" w:rsidRPr="00B36584" w:rsidRDefault="002C4A52"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lastRenderedPageBreak/>
              <w:t>SP</w:t>
            </w:r>
            <w:r w:rsidR="00DE0C8F" w:rsidRPr="00B36584">
              <w:rPr>
                <w:rFonts w:ascii="Times New Roman" w:eastAsia="Cardo" w:hAnsi="Times New Roman" w:cs="Times New Roman"/>
                <w:sz w:val="24"/>
                <w:szCs w:val="24"/>
              </w:rPr>
              <w:t xml:space="preserve"> ↑</w:t>
            </w:r>
          </w:p>
        </w:tc>
        <w:tc>
          <w:tcPr>
            <w:tcW w:w="3120" w:type="dxa"/>
            <w:tcMar>
              <w:top w:w="100" w:type="dxa"/>
              <w:left w:w="100" w:type="dxa"/>
              <w:bottom w:w="100" w:type="dxa"/>
              <w:right w:w="100" w:type="dxa"/>
            </w:tcMar>
            <w:vAlign w:val="center"/>
          </w:tcPr>
          <w:p w14:paraId="3FB530F3"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lastRenderedPageBreak/>
              <w:t>Positive</w:t>
            </w:r>
          </w:p>
        </w:tc>
      </w:tr>
      <w:tr w:rsidR="009A2A41" w:rsidRPr="00B36584" w14:paraId="7EEDFB7D" w14:textId="77777777" w:rsidTr="0D41D7A6">
        <w:tc>
          <w:tcPr>
            <w:tcW w:w="3120" w:type="dxa"/>
            <w:tcMar>
              <w:top w:w="100" w:type="dxa"/>
              <w:left w:w="100" w:type="dxa"/>
              <w:bottom w:w="100" w:type="dxa"/>
              <w:right w:w="100" w:type="dxa"/>
            </w:tcMar>
            <w:vAlign w:val="center"/>
          </w:tcPr>
          <w:p w14:paraId="627D3A34" w14:textId="66C9F4E8" w:rsidR="002F52D3" w:rsidRPr="00B36584" w:rsidRDefault="00AD7D2B"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roaa</w:t>
            </w:r>
            <w:proofErr w:type="spellEnd"/>
          </w:p>
        </w:tc>
        <w:tc>
          <w:tcPr>
            <w:tcW w:w="3120" w:type="dxa"/>
            <w:tcMar>
              <w:top w:w="100" w:type="dxa"/>
              <w:left w:w="100" w:type="dxa"/>
              <w:bottom w:w="100" w:type="dxa"/>
              <w:right w:w="100" w:type="dxa"/>
            </w:tcMar>
            <w:vAlign w:val="center"/>
          </w:tcPr>
          <w:p w14:paraId="792EC03E" w14:textId="6BD0FA89" w:rsidR="002F52D3" w:rsidRPr="00B36584" w:rsidRDefault="002C4A52" w:rsidP="00B36584">
            <w:pPr>
              <w:widowControl w:val="0"/>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NR</w:t>
            </w:r>
            <w:r w:rsidR="00DE0C8F" w:rsidRPr="00B36584">
              <w:rPr>
                <w:rFonts w:ascii="Times New Roman" w:eastAsia="Cardo" w:hAnsi="Times New Roman" w:cs="Times New Roman"/>
                <w:sz w:val="24"/>
                <w:szCs w:val="24"/>
              </w:rPr>
              <w:t xml:space="preserve"> ↑</w:t>
            </w:r>
          </w:p>
          <w:p w14:paraId="1192052F" w14:textId="77777777" w:rsidR="002F52D3" w:rsidRPr="00B36584" w:rsidRDefault="00DE0C8F" w:rsidP="00B36584">
            <w:pPr>
              <w:widowControl w:val="0"/>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Profit may ↑</w:t>
            </w:r>
          </w:p>
          <w:p w14:paraId="29DD9CE4" w14:textId="505A1298" w:rsidR="002F52D3" w:rsidRPr="00B36584" w:rsidRDefault="0066679A" w:rsidP="00B36584">
            <w:pPr>
              <w:widowControl w:val="0"/>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ROAA</w:t>
            </w:r>
            <w:r w:rsidR="00DE0C8F" w:rsidRPr="00B36584">
              <w:rPr>
                <w:rFonts w:ascii="Times New Roman" w:eastAsia="Cardo" w:hAnsi="Times New Roman" w:cs="Times New Roman"/>
                <w:sz w:val="24"/>
                <w:szCs w:val="24"/>
              </w:rPr>
              <w:t xml:space="preserve"> ↑</w:t>
            </w:r>
          </w:p>
          <w:p w14:paraId="4FEDFC1E" w14:textId="46F0A226" w:rsidR="002F52D3" w:rsidRPr="00B36584" w:rsidRDefault="002C4A52"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 xml:space="preserve"> ↑</w:t>
            </w:r>
          </w:p>
        </w:tc>
        <w:tc>
          <w:tcPr>
            <w:tcW w:w="3120" w:type="dxa"/>
            <w:tcMar>
              <w:top w:w="100" w:type="dxa"/>
              <w:left w:w="100" w:type="dxa"/>
              <w:bottom w:w="100" w:type="dxa"/>
              <w:right w:w="100" w:type="dxa"/>
            </w:tcMar>
            <w:vAlign w:val="center"/>
          </w:tcPr>
          <w:p w14:paraId="77EDF572"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Positive</w:t>
            </w:r>
          </w:p>
        </w:tc>
      </w:tr>
      <w:tr w:rsidR="009A2A41" w:rsidRPr="00B36584" w14:paraId="7691C80D" w14:textId="77777777" w:rsidTr="0D41D7A6">
        <w:tc>
          <w:tcPr>
            <w:tcW w:w="3120" w:type="dxa"/>
            <w:tcMar>
              <w:top w:w="100" w:type="dxa"/>
              <w:left w:w="100" w:type="dxa"/>
              <w:bottom w:w="100" w:type="dxa"/>
              <w:right w:w="100" w:type="dxa"/>
            </w:tcMar>
            <w:vAlign w:val="center"/>
          </w:tcPr>
          <w:p w14:paraId="0AD5EBF7" w14:textId="6F74C427" w:rsidR="002F52D3" w:rsidRPr="00B36584" w:rsidRDefault="00AD7D2B"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roae</w:t>
            </w:r>
            <w:proofErr w:type="spellEnd"/>
          </w:p>
        </w:tc>
        <w:tc>
          <w:tcPr>
            <w:tcW w:w="3120" w:type="dxa"/>
            <w:tcMar>
              <w:top w:w="100" w:type="dxa"/>
              <w:left w:w="100" w:type="dxa"/>
              <w:bottom w:w="100" w:type="dxa"/>
              <w:right w:w="100" w:type="dxa"/>
            </w:tcMar>
            <w:vAlign w:val="center"/>
          </w:tcPr>
          <w:p w14:paraId="4BCA1874" w14:textId="5AE86575" w:rsidR="002F52D3" w:rsidRPr="00B36584" w:rsidRDefault="002C4A52" w:rsidP="00B36584">
            <w:pPr>
              <w:widowControl w:val="0"/>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NR</w:t>
            </w:r>
            <w:r w:rsidR="00DE0C8F" w:rsidRPr="00B36584">
              <w:rPr>
                <w:rFonts w:ascii="Times New Roman" w:eastAsia="Cardo" w:hAnsi="Times New Roman" w:cs="Times New Roman"/>
                <w:sz w:val="24"/>
                <w:szCs w:val="24"/>
              </w:rPr>
              <w:t xml:space="preserve"> ↑</w:t>
            </w:r>
          </w:p>
          <w:p w14:paraId="2318FD0C" w14:textId="77777777" w:rsidR="002F52D3" w:rsidRPr="00B36584" w:rsidRDefault="00DE0C8F" w:rsidP="00B36584">
            <w:pPr>
              <w:widowControl w:val="0"/>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Profit may ↑</w:t>
            </w:r>
          </w:p>
          <w:p w14:paraId="10B08636" w14:textId="4383778B" w:rsidR="002F52D3" w:rsidRPr="00B36584" w:rsidRDefault="00AD7D2B" w:rsidP="00B36584">
            <w:pPr>
              <w:widowControl w:val="0"/>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ROAE</w:t>
            </w:r>
            <w:r w:rsidR="00DE0C8F" w:rsidRPr="00B36584">
              <w:rPr>
                <w:rFonts w:ascii="Times New Roman" w:eastAsia="Cardo" w:hAnsi="Times New Roman" w:cs="Times New Roman"/>
                <w:sz w:val="24"/>
                <w:szCs w:val="24"/>
              </w:rPr>
              <w:t xml:space="preserve"> ↑</w:t>
            </w:r>
          </w:p>
          <w:p w14:paraId="6F390009" w14:textId="42A2EDE7" w:rsidR="002F52D3" w:rsidRPr="00B36584" w:rsidRDefault="002C4A52"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 xml:space="preserve"> ↑</w:t>
            </w:r>
          </w:p>
        </w:tc>
        <w:tc>
          <w:tcPr>
            <w:tcW w:w="3120" w:type="dxa"/>
            <w:tcMar>
              <w:top w:w="100" w:type="dxa"/>
              <w:left w:w="100" w:type="dxa"/>
              <w:bottom w:w="100" w:type="dxa"/>
              <w:right w:w="100" w:type="dxa"/>
            </w:tcMar>
            <w:vAlign w:val="center"/>
          </w:tcPr>
          <w:p w14:paraId="78C34743"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Positive</w:t>
            </w:r>
          </w:p>
        </w:tc>
      </w:tr>
      <w:tr w:rsidR="009A2A41" w:rsidRPr="00B36584" w14:paraId="19C203B7" w14:textId="77777777" w:rsidTr="0D41D7A6">
        <w:tc>
          <w:tcPr>
            <w:tcW w:w="3120" w:type="dxa"/>
            <w:tcMar>
              <w:top w:w="100" w:type="dxa"/>
              <w:left w:w="100" w:type="dxa"/>
              <w:bottom w:w="100" w:type="dxa"/>
              <w:right w:w="100" w:type="dxa"/>
            </w:tcMar>
            <w:vAlign w:val="center"/>
          </w:tcPr>
          <w:p w14:paraId="51B49E85"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eps</w:t>
            </w:r>
          </w:p>
        </w:tc>
        <w:tc>
          <w:tcPr>
            <w:tcW w:w="3120" w:type="dxa"/>
            <w:tcMar>
              <w:top w:w="100" w:type="dxa"/>
              <w:left w:w="100" w:type="dxa"/>
              <w:bottom w:w="100" w:type="dxa"/>
              <w:right w:w="100" w:type="dxa"/>
            </w:tcMar>
            <w:vAlign w:val="center"/>
          </w:tcPr>
          <w:p w14:paraId="193241A4" w14:textId="77777777" w:rsidR="002F52D3" w:rsidRPr="00B36584" w:rsidRDefault="00DE0C8F" w:rsidP="00B36584">
            <w:pPr>
              <w:widowControl w:val="0"/>
              <w:spacing w:line="360" w:lineRule="auto"/>
              <w:jc w:val="center"/>
              <w:rPr>
                <w:rFonts w:ascii="Times New Roman" w:eastAsia="Times New Roman" w:hAnsi="Times New Roman" w:cs="Times New Roman"/>
                <w:sz w:val="24"/>
                <w:szCs w:val="24"/>
              </w:rPr>
            </w:pPr>
            <w:proofErr w:type="gramStart"/>
            <w:r w:rsidRPr="00B36584">
              <w:rPr>
                <w:rFonts w:ascii="Times New Roman" w:eastAsia="Cardo" w:hAnsi="Times New Roman" w:cs="Times New Roman"/>
                <w:sz w:val="24"/>
                <w:szCs w:val="24"/>
              </w:rPr>
              <w:t>Profit ↑</w:t>
            </w:r>
            <w:proofErr w:type="gramEnd"/>
          </w:p>
          <w:p w14:paraId="380CE494" w14:textId="77777777" w:rsidR="002F52D3" w:rsidRPr="00B36584" w:rsidRDefault="00DE0C8F" w:rsidP="00B36584">
            <w:pPr>
              <w:widowControl w:val="0"/>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EPS ↑</w:t>
            </w:r>
          </w:p>
          <w:p w14:paraId="4CB0D71A" w14:textId="03B216E9" w:rsidR="002F52D3" w:rsidRPr="00B36584" w:rsidRDefault="002C4A52"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 xml:space="preserve"> ↑</w:t>
            </w:r>
          </w:p>
        </w:tc>
        <w:tc>
          <w:tcPr>
            <w:tcW w:w="3120" w:type="dxa"/>
            <w:tcMar>
              <w:top w:w="100" w:type="dxa"/>
              <w:left w:w="100" w:type="dxa"/>
              <w:bottom w:w="100" w:type="dxa"/>
              <w:right w:w="100" w:type="dxa"/>
            </w:tcMar>
            <w:vAlign w:val="center"/>
          </w:tcPr>
          <w:p w14:paraId="3738D14B"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Positive</w:t>
            </w:r>
          </w:p>
        </w:tc>
      </w:tr>
      <w:tr w:rsidR="009A2A41" w:rsidRPr="00B36584" w14:paraId="6FCEEC98" w14:textId="77777777" w:rsidTr="0D41D7A6">
        <w:tc>
          <w:tcPr>
            <w:tcW w:w="3120" w:type="dxa"/>
            <w:tcMar>
              <w:top w:w="100" w:type="dxa"/>
              <w:left w:w="100" w:type="dxa"/>
              <w:bottom w:w="100" w:type="dxa"/>
              <w:right w:w="100" w:type="dxa"/>
            </w:tcMar>
            <w:vAlign w:val="center"/>
          </w:tcPr>
          <w:p w14:paraId="43153250"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divbm</w:t>
            </w:r>
            <w:proofErr w:type="spellEnd"/>
            <w:r w:rsidRPr="00B36584">
              <w:rPr>
                <w:rFonts w:ascii="Times New Roman" w:eastAsia="Times New Roman" w:hAnsi="Times New Roman" w:cs="Times New Roman"/>
                <w:sz w:val="24"/>
                <w:szCs w:val="24"/>
              </w:rPr>
              <w:t xml:space="preserve"> (Dummy variable)</w:t>
            </w:r>
          </w:p>
        </w:tc>
        <w:tc>
          <w:tcPr>
            <w:tcW w:w="3120" w:type="dxa"/>
            <w:tcMar>
              <w:top w:w="100" w:type="dxa"/>
              <w:left w:w="100" w:type="dxa"/>
              <w:bottom w:w="100" w:type="dxa"/>
              <w:right w:w="100" w:type="dxa"/>
            </w:tcMar>
            <w:vAlign w:val="center"/>
          </w:tcPr>
          <w:p w14:paraId="1F37EEB2"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Paying dividend</w:t>
            </w:r>
          </w:p>
          <w:p w14:paraId="3FCCEF04"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Demand on stock ↑</w:t>
            </w:r>
          </w:p>
          <w:p w14:paraId="23EE96D7" w14:textId="20AD5F2D" w:rsidR="002F52D3" w:rsidRPr="00B36584" w:rsidRDefault="002C4A52"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 xml:space="preserve"> ↑</w:t>
            </w:r>
          </w:p>
        </w:tc>
        <w:tc>
          <w:tcPr>
            <w:tcW w:w="3120" w:type="dxa"/>
            <w:tcMar>
              <w:top w:w="100" w:type="dxa"/>
              <w:left w:w="100" w:type="dxa"/>
              <w:bottom w:w="100" w:type="dxa"/>
              <w:right w:w="100" w:type="dxa"/>
            </w:tcMar>
            <w:vAlign w:val="center"/>
          </w:tcPr>
          <w:p w14:paraId="131D8DA0"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Positive</w:t>
            </w:r>
          </w:p>
        </w:tc>
      </w:tr>
      <w:tr w:rsidR="009A2A41" w:rsidRPr="00B36584" w14:paraId="3F767853" w14:textId="77777777" w:rsidTr="0D41D7A6">
        <w:tc>
          <w:tcPr>
            <w:tcW w:w="3120" w:type="dxa"/>
            <w:tcMar>
              <w:top w:w="100" w:type="dxa"/>
              <w:left w:w="100" w:type="dxa"/>
              <w:bottom w:w="100" w:type="dxa"/>
              <w:right w:w="100" w:type="dxa"/>
            </w:tcMar>
            <w:vAlign w:val="center"/>
          </w:tcPr>
          <w:p w14:paraId="70576945"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ma (Dummy variable)</w:t>
            </w:r>
          </w:p>
        </w:tc>
        <w:tc>
          <w:tcPr>
            <w:tcW w:w="3120" w:type="dxa"/>
            <w:tcMar>
              <w:top w:w="100" w:type="dxa"/>
              <w:left w:w="100" w:type="dxa"/>
              <w:bottom w:w="100" w:type="dxa"/>
              <w:right w:w="100" w:type="dxa"/>
            </w:tcMar>
            <w:vAlign w:val="center"/>
          </w:tcPr>
          <w:p w14:paraId="646E6530" w14:textId="77777777" w:rsidR="002F52D3" w:rsidRPr="00B36584" w:rsidRDefault="00DE0C8F" w:rsidP="00B36584">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M&amp;A announcement ↑</w:t>
            </w:r>
          </w:p>
          <w:p w14:paraId="26198999" w14:textId="720957E6" w:rsidR="002F52D3" w:rsidRPr="00B36584" w:rsidRDefault="002C4A52"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Cardo" w:hAnsi="Times New Roman" w:cs="Times New Roman"/>
                <w:sz w:val="24"/>
                <w:szCs w:val="24"/>
              </w:rPr>
              <w:t>SP</w:t>
            </w:r>
            <w:r w:rsidR="00DE0C8F" w:rsidRPr="00B36584">
              <w:rPr>
                <w:rFonts w:ascii="Times New Roman" w:eastAsia="Cardo" w:hAnsi="Times New Roman" w:cs="Times New Roman"/>
                <w:sz w:val="24"/>
                <w:szCs w:val="24"/>
              </w:rPr>
              <w:t xml:space="preserve"> ↑</w:t>
            </w:r>
          </w:p>
        </w:tc>
        <w:tc>
          <w:tcPr>
            <w:tcW w:w="3120" w:type="dxa"/>
            <w:tcMar>
              <w:top w:w="100" w:type="dxa"/>
              <w:left w:w="100" w:type="dxa"/>
              <w:bottom w:w="100" w:type="dxa"/>
              <w:right w:w="100" w:type="dxa"/>
            </w:tcMar>
            <w:vAlign w:val="center"/>
          </w:tcPr>
          <w:p w14:paraId="3CC07C89" w14:textId="77777777" w:rsidR="002F52D3" w:rsidRPr="00B36584" w:rsidRDefault="00DE0C8F" w:rsidP="00B36584">
            <w:pPr>
              <w:keepNext/>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Positive</w:t>
            </w:r>
          </w:p>
        </w:tc>
      </w:tr>
    </w:tbl>
    <w:p w14:paraId="46258CA4" w14:textId="0CB2DFAC" w:rsidR="008A460D" w:rsidRPr="00B36584" w:rsidRDefault="007B0E0E" w:rsidP="00B36584">
      <w:pPr>
        <w:spacing w:line="360" w:lineRule="auto"/>
        <w:jc w:val="center"/>
        <w:rPr>
          <w:rFonts w:ascii="Times New Roman" w:hAnsi="Times New Roman" w:cs="Times New Roman"/>
          <w:i/>
          <w:iCs/>
        </w:rPr>
      </w:pPr>
      <w:bookmarkStart w:id="92" w:name="_Toc152355346"/>
      <w:bookmarkStart w:id="93" w:name="_Toc152356572"/>
      <w:r w:rsidRPr="00B36584">
        <w:rPr>
          <w:rFonts w:ascii="Times New Roman" w:hAnsi="Times New Roman" w:cs="Times New Roman"/>
          <w:i/>
          <w:iCs/>
        </w:rPr>
        <w:t xml:space="preserve">Table </w:t>
      </w:r>
      <w:r w:rsidR="00043D09" w:rsidRPr="00B36584">
        <w:rPr>
          <w:rFonts w:ascii="Times New Roman" w:hAnsi="Times New Roman" w:cs="Times New Roman"/>
          <w:i/>
          <w:iCs/>
        </w:rPr>
        <w:fldChar w:fldCharType="begin"/>
      </w:r>
      <w:r w:rsidR="00043D09" w:rsidRPr="00B36584">
        <w:rPr>
          <w:rFonts w:ascii="Times New Roman" w:hAnsi="Times New Roman" w:cs="Times New Roman"/>
          <w:i/>
          <w:iCs/>
        </w:rPr>
        <w:instrText xml:space="preserve"> SEQ Table \* ARABIC </w:instrText>
      </w:r>
      <w:r w:rsidR="00043D09" w:rsidRPr="00B36584">
        <w:rPr>
          <w:rFonts w:ascii="Times New Roman" w:hAnsi="Times New Roman" w:cs="Times New Roman"/>
          <w:i/>
          <w:iCs/>
        </w:rPr>
        <w:fldChar w:fldCharType="separate"/>
      </w:r>
      <w:r w:rsidR="00D82838" w:rsidRPr="00B36584">
        <w:rPr>
          <w:rFonts w:ascii="Times New Roman" w:hAnsi="Times New Roman" w:cs="Times New Roman"/>
          <w:i/>
          <w:iCs/>
          <w:noProof/>
        </w:rPr>
        <w:t>1</w:t>
      </w:r>
      <w:r w:rsidR="00043D09" w:rsidRPr="00B36584">
        <w:rPr>
          <w:rFonts w:ascii="Times New Roman" w:hAnsi="Times New Roman" w:cs="Times New Roman"/>
          <w:i/>
          <w:iCs/>
        </w:rPr>
        <w:fldChar w:fldCharType="end"/>
      </w:r>
      <w:r w:rsidR="00043D09" w:rsidRPr="00B36584">
        <w:rPr>
          <w:rFonts w:ascii="Times New Roman" w:hAnsi="Times New Roman" w:cs="Times New Roman"/>
          <w:i/>
          <w:iCs/>
        </w:rPr>
        <w:t>:</w:t>
      </w:r>
      <w:r w:rsidR="008A460D" w:rsidRPr="00B36584">
        <w:rPr>
          <w:rFonts w:ascii="Times New Roman" w:hAnsi="Times New Roman" w:cs="Times New Roman"/>
          <w:i/>
          <w:iCs/>
        </w:rPr>
        <w:t xml:space="preserve"> Expected Signs of Independent Variables on SP</w:t>
      </w:r>
      <w:bookmarkEnd w:id="92"/>
      <w:bookmarkEnd w:id="93"/>
    </w:p>
    <w:p w14:paraId="41034792" w14:textId="77777777" w:rsidR="00D629F5" w:rsidRPr="00B36584" w:rsidRDefault="00D629F5" w:rsidP="00B36584">
      <w:pPr>
        <w:spacing w:line="360" w:lineRule="auto"/>
        <w:jc w:val="both"/>
        <w:rPr>
          <w:rFonts w:ascii="Times New Roman" w:hAnsi="Times New Roman" w:cs="Times New Roman"/>
          <w:b/>
          <w:bCs/>
          <w:sz w:val="24"/>
          <w:szCs w:val="24"/>
        </w:rPr>
      </w:pPr>
    </w:p>
    <w:p w14:paraId="055310BC" w14:textId="6FE0D75C" w:rsidR="002F52D3" w:rsidRPr="00B36584" w:rsidRDefault="392F6A62" w:rsidP="00B36584">
      <w:pPr>
        <w:pStyle w:val="Heading1"/>
        <w:spacing w:line="360" w:lineRule="auto"/>
        <w:rPr>
          <w:rFonts w:cs="Times New Roman"/>
        </w:rPr>
      </w:pPr>
      <w:bookmarkStart w:id="94" w:name="_nqlgubfodacl"/>
      <w:bookmarkStart w:id="95" w:name="_glvqbqmaoqfp"/>
      <w:bookmarkStart w:id="96" w:name="_Toc152346208"/>
      <w:bookmarkStart w:id="97" w:name="_Toc152356695"/>
      <w:bookmarkStart w:id="98" w:name="_Toc152356960"/>
      <w:bookmarkEnd w:id="94"/>
      <w:bookmarkEnd w:id="95"/>
      <w:r w:rsidRPr="00B36584">
        <w:rPr>
          <w:rFonts w:cs="Times New Roman"/>
        </w:rPr>
        <w:t>Data Description</w:t>
      </w:r>
      <w:bookmarkEnd w:id="96"/>
      <w:bookmarkEnd w:id="97"/>
      <w:bookmarkEnd w:id="98"/>
    </w:p>
    <w:p w14:paraId="5EB59E9D" w14:textId="56B7379D" w:rsidR="002F52D3" w:rsidRPr="00B36584" w:rsidRDefault="002F52D3" w:rsidP="00B36584">
      <w:pPr>
        <w:spacing w:before="60" w:after="60" w:line="360" w:lineRule="auto"/>
        <w:jc w:val="both"/>
        <w:rPr>
          <w:rFonts w:ascii="Times New Roman" w:eastAsia="Times New Roman" w:hAnsi="Times New Roman" w:cs="Times New Roman"/>
          <w:i/>
          <w:sz w:val="24"/>
          <w:szCs w:val="24"/>
        </w:rPr>
      </w:pPr>
    </w:p>
    <w:tbl>
      <w:tblPr>
        <w:tblW w:w="1054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755"/>
        <w:gridCol w:w="6270"/>
        <w:gridCol w:w="2520"/>
      </w:tblGrid>
      <w:tr w:rsidR="00353F4C" w:rsidRPr="00B36584" w14:paraId="7EC9E4C9" w14:textId="77777777">
        <w:tc>
          <w:tcPr>
            <w:tcW w:w="1755" w:type="dxa"/>
            <w:tcMar>
              <w:top w:w="100" w:type="dxa"/>
              <w:left w:w="100" w:type="dxa"/>
              <w:bottom w:w="100" w:type="dxa"/>
              <w:right w:w="100" w:type="dxa"/>
            </w:tcMar>
            <w:vAlign w:val="center"/>
          </w:tcPr>
          <w:p w14:paraId="7892D9B6" w14:textId="77777777" w:rsidR="002F52D3" w:rsidRPr="00B36584" w:rsidRDefault="00DE0C8F" w:rsidP="00B36584">
            <w:pPr>
              <w:pBdr>
                <w:top w:val="nil"/>
                <w:left w:val="nil"/>
                <w:bottom w:val="nil"/>
                <w:right w:val="nil"/>
                <w:between w:val="nil"/>
              </w:pBd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Variables</w:t>
            </w:r>
          </w:p>
        </w:tc>
        <w:tc>
          <w:tcPr>
            <w:tcW w:w="6270" w:type="dxa"/>
            <w:tcMar>
              <w:top w:w="100" w:type="dxa"/>
              <w:left w:w="100" w:type="dxa"/>
              <w:bottom w:w="100" w:type="dxa"/>
              <w:right w:w="100" w:type="dxa"/>
            </w:tcMar>
            <w:vAlign w:val="center"/>
          </w:tcPr>
          <w:p w14:paraId="34B7128E" w14:textId="77777777" w:rsidR="002F52D3" w:rsidRPr="00B36584" w:rsidRDefault="00DE0C8F" w:rsidP="00B36584">
            <w:pPr>
              <w:pBdr>
                <w:top w:val="nil"/>
                <w:left w:val="nil"/>
                <w:bottom w:val="nil"/>
                <w:right w:val="nil"/>
                <w:between w:val="nil"/>
              </w:pBd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Calculations &amp; Definition</w:t>
            </w:r>
          </w:p>
        </w:tc>
        <w:tc>
          <w:tcPr>
            <w:tcW w:w="2520" w:type="dxa"/>
            <w:tcMar>
              <w:top w:w="100" w:type="dxa"/>
              <w:left w:w="100" w:type="dxa"/>
              <w:bottom w:w="100" w:type="dxa"/>
              <w:right w:w="100" w:type="dxa"/>
            </w:tcMar>
            <w:vAlign w:val="center"/>
          </w:tcPr>
          <w:p w14:paraId="6E4F99BD" w14:textId="77777777" w:rsidR="002F52D3" w:rsidRPr="00B36584" w:rsidRDefault="00DE0C8F" w:rsidP="00B36584">
            <w:pPr>
              <w:pBdr>
                <w:top w:val="nil"/>
                <w:left w:val="nil"/>
                <w:bottom w:val="nil"/>
                <w:right w:val="nil"/>
                <w:between w:val="nil"/>
              </w:pBd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Sources</w:t>
            </w:r>
          </w:p>
        </w:tc>
      </w:tr>
      <w:tr w:rsidR="00353F4C" w:rsidRPr="00B36584" w14:paraId="66B1114A" w14:textId="77777777">
        <w:tc>
          <w:tcPr>
            <w:tcW w:w="1755" w:type="dxa"/>
            <w:tcMar>
              <w:top w:w="100" w:type="dxa"/>
              <w:left w:w="100" w:type="dxa"/>
              <w:bottom w:w="100" w:type="dxa"/>
              <w:right w:w="100" w:type="dxa"/>
            </w:tcMar>
            <w:vAlign w:val="center"/>
          </w:tcPr>
          <w:p w14:paraId="225B0069" w14:textId="06955720" w:rsidR="002F52D3" w:rsidRPr="00B36584" w:rsidRDefault="0066679A"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SP</w:t>
            </w:r>
          </w:p>
        </w:tc>
        <w:tc>
          <w:tcPr>
            <w:tcW w:w="6270" w:type="dxa"/>
            <w:tcMar>
              <w:top w:w="100" w:type="dxa"/>
              <w:left w:w="100" w:type="dxa"/>
              <w:bottom w:w="100" w:type="dxa"/>
              <w:right w:w="100" w:type="dxa"/>
            </w:tcMar>
            <w:vAlign w:val="center"/>
          </w:tcPr>
          <w:p w14:paraId="182B8CB2" w14:textId="60C1D218"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Market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s in Vietnam from 2012 to 2022</w:t>
            </w:r>
          </w:p>
        </w:tc>
        <w:tc>
          <w:tcPr>
            <w:tcW w:w="2520" w:type="dxa"/>
            <w:tcMar>
              <w:top w:w="100" w:type="dxa"/>
              <w:left w:w="100" w:type="dxa"/>
              <w:bottom w:w="100" w:type="dxa"/>
              <w:right w:w="100" w:type="dxa"/>
            </w:tcMar>
            <w:vAlign w:val="center"/>
          </w:tcPr>
          <w:p w14:paraId="59C14641"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Vietstock</w:t>
            </w:r>
            <w:proofErr w:type="spellEnd"/>
          </w:p>
        </w:tc>
      </w:tr>
      <w:tr w:rsidR="00353F4C" w:rsidRPr="00B36584" w14:paraId="0FD05AB5" w14:textId="77777777">
        <w:tc>
          <w:tcPr>
            <w:tcW w:w="1755" w:type="dxa"/>
            <w:tcMar>
              <w:top w:w="100" w:type="dxa"/>
              <w:left w:w="100" w:type="dxa"/>
              <w:bottom w:w="100" w:type="dxa"/>
              <w:right w:w="100" w:type="dxa"/>
            </w:tcMar>
            <w:vAlign w:val="center"/>
          </w:tcPr>
          <w:p w14:paraId="31F13061" w14:textId="1261CD1E" w:rsidR="002F52D3" w:rsidRPr="00B36584" w:rsidRDefault="00AD7D2B"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lastRenderedPageBreak/>
              <w:t>INF</w:t>
            </w:r>
          </w:p>
        </w:tc>
        <w:tc>
          <w:tcPr>
            <w:tcW w:w="6270" w:type="dxa"/>
            <w:tcMar>
              <w:top w:w="100" w:type="dxa"/>
              <w:left w:w="100" w:type="dxa"/>
              <w:bottom w:w="100" w:type="dxa"/>
              <w:right w:w="100" w:type="dxa"/>
            </w:tcMar>
            <w:vAlign w:val="center"/>
          </w:tcPr>
          <w:p w14:paraId="0CD9D3AE" w14:textId="14B59B58"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An </w:t>
            </w:r>
            <w:r w:rsidR="00F401B1" w:rsidRPr="00B36584">
              <w:rPr>
                <w:rFonts w:ascii="Times New Roman" w:eastAsia="Times New Roman" w:hAnsi="Times New Roman" w:cs="Times New Roman"/>
                <w:sz w:val="24"/>
                <w:szCs w:val="24"/>
              </w:rPr>
              <w:t>RIR that</w:t>
            </w:r>
            <w:r w:rsidRPr="00B36584">
              <w:rPr>
                <w:rFonts w:ascii="Times New Roman" w:eastAsia="Times New Roman" w:hAnsi="Times New Roman" w:cs="Times New Roman"/>
                <w:sz w:val="24"/>
                <w:szCs w:val="24"/>
              </w:rPr>
              <w:t xml:space="preserve"> has been modified to take inflation into account.</w:t>
            </w:r>
          </w:p>
        </w:tc>
        <w:tc>
          <w:tcPr>
            <w:tcW w:w="2520" w:type="dxa"/>
            <w:tcMar>
              <w:top w:w="100" w:type="dxa"/>
              <w:left w:w="100" w:type="dxa"/>
              <w:bottom w:w="100" w:type="dxa"/>
              <w:right w:w="100" w:type="dxa"/>
            </w:tcMar>
            <w:vAlign w:val="center"/>
          </w:tcPr>
          <w:p w14:paraId="1B9A76E8"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World Bank</w:t>
            </w:r>
          </w:p>
        </w:tc>
      </w:tr>
      <w:tr w:rsidR="00353F4C" w:rsidRPr="00B36584" w14:paraId="5AA2E66F" w14:textId="77777777">
        <w:tc>
          <w:tcPr>
            <w:tcW w:w="1755" w:type="dxa"/>
            <w:tcMar>
              <w:top w:w="100" w:type="dxa"/>
              <w:left w:w="100" w:type="dxa"/>
              <w:bottom w:w="100" w:type="dxa"/>
              <w:right w:w="100" w:type="dxa"/>
            </w:tcMar>
            <w:vAlign w:val="center"/>
          </w:tcPr>
          <w:p w14:paraId="47347C9D" w14:textId="4593C5AA" w:rsidR="002F52D3" w:rsidRPr="00B36584" w:rsidRDefault="00AD7D2B"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M1</w:t>
            </w:r>
          </w:p>
        </w:tc>
        <w:tc>
          <w:tcPr>
            <w:tcW w:w="6270" w:type="dxa"/>
            <w:tcMar>
              <w:top w:w="100" w:type="dxa"/>
              <w:left w:w="100" w:type="dxa"/>
              <w:bottom w:w="100" w:type="dxa"/>
              <w:right w:w="100" w:type="dxa"/>
            </w:tcMar>
            <w:vAlign w:val="center"/>
          </w:tcPr>
          <w:p w14:paraId="439D68FA" w14:textId="576EE94A"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M1 consists of demand deposits and checking accounts, which are the most widely utilized exchange mediums via debit cards and ATMs.</w:t>
            </w:r>
          </w:p>
        </w:tc>
        <w:tc>
          <w:tcPr>
            <w:tcW w:w="2520" w:type="dxa"/>
            <w:tcMar>
              <w:top w:w="100" w:type="dxa"/>
              <w:left w:w="100" w:type="dxa"/>
              <w:bottom w:w="100" w:type="dxa"/>
              <w:right w:w="100" w:type="dxa"/>
            </w:tcMar>
            <w:vAlign w:val="center"/>
          </w:tcPr>
          <w:p w14:paraId="08D125C7"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Asian Development Bank</w:t>
            </w:r>
          </w:p>
        </w:tc>
      </w:tr>
      <w:tr w:rsidR="00353F4C" w:rsidRPr="00B36584" w14:paraId="3ED1A217" w14:textId="77777777">
        <w:tc>
          <w:tcPr>
            <w:tcW w:w="1755" w:type="dxa"/>
            <w:tcMar>
              <w:top w:w="100" w:type="dxa"/>
              <w:left w:w="100" w:type="dxa"/>
              <w:bottom w:w="100" w:type="dxa"/>
              <w:right w:w="100" w:type="dxa"/>
            </w:tcMar>
            <w:vAlign w:val="center"/>
          </w:tcPr>
          <w:p w14:paraId="366F116F" w14:textId="268F68C4" w:rsidR="002F52D3" w:rsidRPr="00B36584" w:rsidRDefault="00AD7D2B"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GDP</w:t>
            </w:r>
          </w:p>
        </w:tc>
        <w:tc>
          <w:tcPr>
            <w:tcW w:w="6270" w:type="dxa"/>
            <w:tcMar>
              <w:top w:w="100" w:type="dxa"/>
              <w:left w:w="100" w:type="dxa"/>
              <w:bottom w:w="100" w:type="dxa"/>
              <w:right w:w="100" w:type="dxa"/>
            </w:tcMar>
            <w:vAlign w:val="center"/>
          </w:tcPr>
          <w:p w14:paraId="5DFC9262" w14:textId="54F8A30F"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Composed of goods and services produced for market sale as well as some non-market outputs provided by the government, such as defense or education services.</w:t>
            </w:r>
          </w:p>
        </w:tc>
        <w:tc>
          <w:tcPr>
            <w:tcW w:w="2520" w:type="dxa"/>
            <w:tcMar>
              <w:top w:w="100" w:type="dxa"/>
              <w:left w:w="100" w:type="dxa"/>
              <w:bottom w:w="100" w:type="dxa"/>
              <w:right w:w="100" w:type="dxa"/>
            </w:tcMar>
            <w:vAlign w:val="center"/>
          </w:tcPr>
          <w:p w14:paraId="3D88A93F"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World Bank</w:t>
            </w:r>
          </w:p>
        </w:tc>
      </w:tr>
      <w:tr w:rsidR="00353F4C" w:rsidRPr="00B36584" w14:paraId="551F7E64" w14:textId="77777777">
        <w:tc>
          <w:tcPr>
            <w:tcW w:w="1755" w:type="dxa"/>
            <w:tcMar>
              <w:top w:w="100" w:type="dxa"/>
              <w:left w:w="100" w:type="dxa"/>
              <w:bottom w:w="100" w:type="dxa"/>
              <w:right w:w="100" w:type="dxa"/>
            </w:tcMar>
            <w:vAlign w:val="center"/>
          </w:tcPr>
          <w:p w14:paraId="0B441BC8" w14:textId="0FAB9B42" w:rsidR="002F52D3" w:rsidRPr="00B36584" w:rsidRDefault="00AD7D2B"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CAPEX</w:t>
            </w:r>
          </w:p>
        </w:tc>
        <w:tc>
          <w:tcPr>
            <w:tcW w:w="6270" w:type="dxa"/>
            <w:tcMar>
              <w:top w:w="100" w:type="dxa"/>
              <w:left w:w="100" w:type="dxa"/>
              <w:bottom w:w="100" w:type="dxa"/>
              <w:right w:w="100" w:type="dxa"/>
            </w:tcMar>
            <w:vAlign w:val="center"/>
          </w:tcPr>
          <w:p w14:paraId="4EEA8FD0" w14:textId="619454DB"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The expense of investing in, updating, and maintaining fixed assets such as factories, machinery, and equipment... It reflects the </w:t>
            </w:r>
            <w:r w:rsidR="00AD7D2B" w:rsidRPr="00B36584">
              <w:rPr>
                <w:rFonts w:ascii="Times New Roman" w:eastAsia="Times New Roman" w:hAnsi="Times New Roman" w:cs="Times New Roman"/>
                <w:sz w:val="24"/>
                <w:szCs w:val="24"/>
              </w:rPr>
              <w:t>CF</w:t>
            </w:r>
            <w:r w:rsidRPr="00B36584">
              <w:rPr>
                <w:rFonts w:ascii="Times New Roman" w:eastAsia="Times New Roman" w:hAnsi="Times New Roman" w:cs="Times New Roman"/>
                <w:sz w:val="24"/>
                <w:szCs w:val="24"/>
              </w:rPr>
              <w:t xml:space="preserve"> of organizations that invest in acquiring fixed assets.</w:t>
            </w:r>
          </w:p>
        </w:tc>
        <w:tc>
          <w:tcPr>
            <w:tcW w:w="2520" w:type="dxa"/>
            <w:tcMar>
              <w:top w:w="100" w:type="dxa"/>
              <w:left w:w="100" w:type="dxa"/>
              <w:bottom w:w="100" w:type="dxa"/>
              <w:right w:w="100" w:type="dxa"/>
            </w:tcMar>
            <w:vAlign w:val="center"/>
          </w:tcPr>
          <w:p w14:paraId="179BF555" w14:textId="33881CCF" w:rsidR="002F52D3" w:rsidRPr="00B36584" w:rsidRDefault="00AD7D2B"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FS</w:t>
            </w:r>
          </w:p>
        </w:tc>
      </w:tr>
      <w:tr w:rsidR="00353F4C" w:rsidRPr="00B36584" w14:paraId="27CDD933" w14:textId="77777777">
        <w:tc>
          <w:tcPr>
            <w:tcW w:w="1755" w:type="dxa"/>
            <w:tcMar>
              <w:top w:w="100" w:type="dxa"/>
              <w:left w:w="100" w:type="dxa"/>
              <w:bottom w:w="100" w:type="dxa"/>
              <w:right w:w="100" w:type="dxa"/>
            </w:tcMar>
            <w:vAlign w:val="center"/>
          </w:tcPr>
          <w:p w14:paraId="3440AB3B" w14:textId="6B1FEAEF" w:rsidR="002F52D3" w:rsidRPr="00B36584" w:rsidRDefault="00AD7D2B" w:rsidP="00B36584">
            <w:pPr>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NR</w:t>
            </w:r>
          </w:p>
        </w:tc>
        <w:tc>
          <w:tcPr>
            <w:tcW w:w="6270" w:type="dxa"/>
            <w:tcMar>
              <w:top w:w="100" w:type="dxa"/>
              <w:left w:w="100" w:type="dxa"/>
              <w:bottom w:w="100" w:type="dxa"/>
              <w:right w:w="100" w:type="dxa"/>
            </w:tcMar>
            <w:vAlign w:val="center"/>
          </w:tcPr>
          <w:p w14:paraId="2FF5B54D" w14:textId="3A9BA5FD"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Net </w:t>
            </w:r>
            <w:r w:rsidR="0066679A" w:rsidRPr="00B36584">
              <w:rPr>
                <w:rFonts w:ascii="Times New Roman" w:eastAsia="Times New Roman" w:hAnsi="Times New Roman" w:cs="Times New Roman"/>
                <w:sz w:val="24"/>
                <w:szCs w:val="24"/>
              </w:rPr>
              <w:t>NR</w:t>
            </w:r>
            <w:r w:rsidRPr="00B36584">
              <w:rPr>
                <w:rFonts w:ascii="Times New Roman" w:eastAsia="Times New Roman" w:hAnsi="Times New Roman" w:cs="Times New Roman"/>
                <w:sz w:val="24"/>
                <w:szCs w:val="24"/>
              </w:rPr>
              <w:t xml:space="preserve"> is typically recorded when a commission must be recognized, when a supplier receives a portion of the sales income, or when one party delivers clients for another party.</w:t>
            </w:r>
          </w:p>
        </w:tc>
        <w:tc>
          <w:tcPr>
            <w:tcW w:w="2520" w:type="dxa"/>
            <w:tcMar>
              <w:top w:w="100" w:type="dxa"/>
              <w:left w:w="100" w:type="dxa"/>
              <w:bottom w:w="100" w:type="dxa"/>
              <w:right w:w="100" w:type="dxa"/>
            </w:tcMar>
            <w:vAlign w:val="center"/>
          </w:tcPr>
          <w:p w14:paraId="00390DAA" w14:textId="4C2AACBC" w:rsidR="002F52D3" w:rsidRPr="00B36584" w:rsidRDefault="00AD7D2B"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FS</w:t>
            </w:r>
          </w:p>
        </w:tc>
      </w:tr>
      <w:tr w:rsidR="00353F4C" w:rsidRPr="00B36584" w14:paraId="300C727C" w14:textId="77777777">
        <w:tc>
          <w:tcPr>
            <w:tcW w:w="1755" w:type="dxa"/>
            <w:tcMar>
              <w:top w:w="100" w:type="dxa"/>
              <w:left w:w="100" w:type="dxa"/>
              <w:bottom w:w="100" w:type="dxa"/>
              <w:right w:w="100" w:type="dxa"/>
            </w:tcMar>
            <w:vAlign w:val="center"/>
          </w:tcPr>
          <w:p w14:paraId="1F1233FA" w14:textId="105EB82F" w:rsidR="002F52D3" w:rsidRPr="00B36584" w:rsidRDefault="00AD7D2B" w:rsidP="00B36584">
            <w:pPr>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ROAA</w:t>
            </w:r>
          </w:p>
        </w:tc>
        <w:tc>
          <w:tcPr>
            <w:tcW w:w="6270" w:type="dxa"/>
            <w:tcMar>
              <w:top w:w="100" w:type="dxa"/>
              <w:left w:w="100" w:type="dxa"/>
              <w:bottom w:w="100" w:type="dxa"/>
              <w:right w:w="100" w:type="dxa"/>
            </w:tcMar>
            <w:vAlign w:val="center"/>
          </w:tcPr>
          <w:p w14:paraId="1860B366"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It is a measure of how well a corporation uses its assets.</w:t>
            </w:r>
          </w:p>
        </w:tc>
        <w:tc>
          <w:tcPr>
            <w:tcW w:w="2520" w:type="dxa"/>
            <w:tcMar>
              <w:top w:w="100" w:type="dxa"/>
              <w:left w:w="100" w:type="dxa"/>
              <w:bottom w:w="100" w:type="dxa"/>
              <w:right w:w="100" w:type="dxa"/>
            </w:tcMar>
            <w:vAlign w:val="center"/>
          </w:tcPr>
          <w:p w14:paraId="50CEFEA9" w14:textId="77777777" w:rsidR="002F52D3" w:rsidRPr="00B36584" w:rsidRDefault="00DE0C8F" w:rsidP="00B36584">
            <w:pPr>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Vietstock</w:t>
            </w:r>
            <w:proofErr w:type="spellEnd"/>
          </w:p>
        </w:tc>
      </w:tr>
      <w:tr w:rsidR="00353F4C" w:rsidRPr="00B36584" w14:paraId="40131CFE" w14:textId="77777777">
        <w:tc>
          <w:tcPr>
            <w:tcW w:w="1755" w:type="dxa"/>
            <w:tcMar>
              <w:top w:w="100" w:type="dxa"/>
              <w:left w:w="100" w:type="dxa"/>
              <w:bottom w:w="100" w:type="dxa"/>
              <w:right w:w="100" w:type="dxa"/>
            </w:tcMar>
            <w:vAlign w:val="center"/>
          </w:tcPr>
          <w:p w14:paraId="6890D7C3" w14:textId="44E140BC" w:rsidR="002F52D3" w:rsidRPr="00B36584" w:rsidRDefault="00AD7D2B" w:rsidP="00B36584">
            <w:pPr>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ROA</w:t>
            </w:r>
            <w:r w:rsidR="00F401B1" w:rsidRPr="00B36584">
              <w:rPr>
                <w:rFonts w:ascii="Times New Roman" w:eastAsia="Times New Roman" w:hAnsi="Times New Roman" w:cs="Times New Roman"/>
                <w:sz w:val="24"/>
                <w:szCs w:val="24"/>
              </w:rPr>
              <w:t>E</w:t>
            </w:r>
          </w:p>
        </w:tc>
        <w:tc>
          <w:tcPr>
            <w:tcW w:w="6270" w:type="dxa"/>
            <w:tcMar>
              <w:top w:w="100" w:type="dxa"/>
              <w:left w:w="100" w:type="dxa"/>
              <w:bottom w:w="100" w:type="dxa"/>
              <w:right w:w="100" w:type="dxa"/>
            </w:tcMar>
            <w:vAlign w:val="center"/>
          </w:tcPr>
          <w:p w14:paraId="17B23014" w14:textId="6AD07B63"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It is a metric of profitability. </w:t>
            </w:r>
            <w:r w:rsidR="00BE0351" w:rsidRPr="00B36584">
              <w:rPr>
                <w:rFonts w:ascii="Times New Roman" w:eastAsia="Times New Roman" w:hAnsi="Times New Roman" w:cs="Times New Roman"/>
                <w:sz w:val="24"/>
                <w:szCs w:val="24"/>
              </w:rPr>
              <w:t>Since</w:t>
            </w:r>
            <w:r w:rsidRPr="00B36584">
              <w:rPr>
                <w:rFonts w:ascii="Times New Roman" w:eastAsia="Times New Roman" w:hAnsi="Times New Roman" w:cs="Times New Roman"/>
                <w:sz w:val="24"/>
                <w:szCs w:val="24"/>
              </w:rPr>
              <w:t xml:space="preserve"> the mismatch between the income statement and the balance sheet, the metric is frequently calculated using average equity over a period.</w:t>
            </w:r>
          </w:p>
        </w:tc>
        <w:tc>
          <w:tcPr>
            <w:tcW w:w="2520" w:type="dxa"/>
            <w:tcMar>
              <w:top w:w="100" w:type="dxa"/>
              <w:left w:w="100" w:type="dxa"/>
              <w:bottom w:w="100" w:type="dxa"/>
              <w:right w:w="100" w:type="dxa"/>
            </w:tcMar>
            <w:vAlign w:val="center"/>
          </w:tcPr>
          <w:p w14:paraId="29EB39BF" w14:textId="77777777" w:rsidR="002F52D3" w:rsidRPr="00B36584" w:rsidRDefault="00DE0C8F" w:rsidP="00B36584">
            <w:pPr>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Vietstock</w:t>
            </w:r>
            <w:proofErr w:type="spellEnd"/>
          </w:p>
        </w:tc>
      </w:tr>
      <w:tr w:rsidR="00353F4C" w:rsidRPr="00B36584" w14:paraId="0754E32F" w14:textId="77777777">
        <w:tc>
          <w:tcPr>
            <w:tcW w:w="1755" w:type="dxa"/>
            <w:tcMar>
              <w:top w:w="100" w:type="dxa"/>
              <w:left w:w="100" w:type="dxa"/>
              <w:bottom w:w="100" w:type="dxa"/>
              <w:right w:w="100" w:type="dxa"/>
            </w:tcMar>
            <w:vAlign w:val="center"/>
          </w:tcPr>
          <w:p w14:paraId="384C167D" w14:textId="2585D642" w:rsidR="002F52D3" w:rsidRPr="00B36584" w:rsidRDefault="00AD7D2B" w:rsidP="00B36584">
            <w:pPr>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M&amp;A</w:t>
            </w:r>
          </w:p>
        </w:tc>
        <w:tc>
          <w:tcPr>
            <w:tcW w:w="6270" w:type="dxa"/>
            <w:tcMar>
              <w:top w:w="100" w:type="dxa"/>
              <w:left w:w="100" w:type="dxa"/>
              <w:bottom w:w="100" w:type="dxa"/>
              <w:right w:w="100" w:type="dxa"/>
            </w:tcMar>
            <w:vAlign w:val="center"/>
          </w:tcPr>
          <w:p w14:paraId="5A07878F" w14:textId="777777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Financial transactions between corporations that result in the consolidation of companies or their primary commercial assets.</w:t>
            </w:r>
          </w:p>
        </w:tc>
        <w:tc>
          <w:tcPr>
            <w:tcW w:w="2520" w:type="dxa"/>
            <w:tcMar>
              <w:top w:w="100" w:type="dxa"/>
              <w:left w:w="100" w:type="dxa"/>
              <w:bottom w:w="100" w:type="dxa"/>
              <w:right w:w="100" w:type="dxa"/>
            </w:tcMar>
            <w:vAlign w:val="center"/>
          </w:tcPr>
          <w:p w14:paraId="6DE86418" w14:textId="19BF435A" w:rsidR="002F52D3" w:rsidRPr="00B36584" w:rsidRDefault="00AD7D2B"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FS</w:t>
            </w:r>
          </w:p>
        </w:tc>
      </w:tr>
      <w:tr w:rsidR="00353F4C" w:rsidRPr="00B36584" w14:paraId="211BA19B" w14:textId="77777777">
        <w:tc>
          <w:tcPr>
            <w:tcW w:w="1755" w:type="dxa"/>
            <w:tcMar>
              <w:top w:w="100" w:type="dxa"/>
              <w:left w:w="100" w:type="dxa"/>
              <w:bottom w:w="100" w:type="dxa"/>
              <w:right w:w="100" w:type="dxa"/>
            </w:tcMar>
            <w:vAlign w:val="center"/>
          </w:tcPr>
          <w:p w14:paraId="5E9C3C4B" w14:textId="71725343" w:rsidR="002F52D3" w:rsidRPr="00B36584" w:rsidRDefault="00AD7D2B" w:rsidP="00B36584">
            <w:pPr>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EPS</w:t>
            </w:r>
          </w:p>
        </w:tc>
        <w:tc>
          <w:tcPr>
            <w:tcW w:w="6270" w:type="dxa"/>
            <w:tcMar>
              <w:top w:w="100" w:type="dxa"/>
              <w:left w:w="100" w:type="dxa"/>
              <w:bottom w:w="100" w:type="dxa"/>
              <w:right w:w="100" w:type="dxa"/>
            </w:tcMar>
            <w:vAlign w:val="center"/>
          </w:tcPr>
          <w:p w14:paraId="2AC1E842" w14:textId="128850AB"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EPS indicates a company's net income allocated to each share of ordinary stock.</w:t>
            </w:r>
          </w:p>
        </w:tc>
        <w:tc>
          <w:tcPr>
            <w:tcW w:w="2520" w:type="dxa"/>
            <w:tcMar>
              <w:top w:w="100" w:type="dxa"/>
              <w:left w:w="100" w:type="dxa"/>
              <w:bottom w:w="100" w:type="dxa"/>
              <w:right w:w="100" w:type="dxa"/>
            </w:tcMar>
            <w:vAlign w:val="center"/>
          </w:tcPr>
          <w:p w14:paraId="6BF7EBBD" w14:textId="77777777" w:rsidR="002F52D3" w:rsidRPr="00B36584" w:rsidRDefault="00DE0C8F" w:rsidP="00B36584">
            <w:pPr>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Vietstock</w:t>
            </w:r>
            <w:proofErr w:type="spellEnd"/>
          </w:p>
        </w:tc>
      </w:tr>
      <w:tr w:rsidR="00353F4C" w:rsidRPr="00B36584" w14:paraId="16E28076" w14:textId="77777777">
        <w:trPr>
          <w:trHeight w:val="1022"/>
        </w:trPr>
        <w:tc>
          <w:tcPr>
            <w:tcW w:w="1755" w:type="dxa"/>
            <w:tcMar>
              <w:top w:w="100" w:type="dxa"/>
              <w:left w:w="100" w:type="dxa"/>
              <w:bottom w:w="100" w:type="dxa"/>
              <w:right w:w="100" w:type="dxa"/>
            </w:tcMar>
            <w:vAlign w:val="center"/>
          </w:tcPr>
          <w:p w14:paraId="3C13792C" w14:textId="128B744F" w:rsidR="002F52D3" w:rsidRPr="00B36584" w:rsidRDefault="00DE0C8F" w:rsidP="00B36584">
            <w:pPr>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lastRenderedPageBreak/>
              <w:t xml:space="preserve">Dividend Paid </w:t>
            </w:r>
            <w:proofErr w:type="spellStart"/>
            <w:r w:rsidRPr="00B36584">
              <w:rPr>
                <w:rFonts w:ascii="Times New Roman" w:eastAsia="Times New Roman" w:hAnsi="Times New Roman" w:cs="Times New Roman"/>
                <w:sz w:val="24"/>
                <w:szCs w:val="24"/>
              </w:rPr>
              <w:t>Behaviour</w:t>
            </w:r>
            <w:proofErr w:type="spellEnd"/>
          </w:p>
        </w:tc>
        <w:tc>
          <w:tcPr>
            <w:tcW w:w="6270" w:type="dxa"/>
            <w:tcMar>
              <w:top w:w="100" w:type="dxa"/>
              <w:left w:w="100" w:type="dxa"/>
              <w:bottom w:w="100" w:type="dxa"/>
              <w:right w:w="100" w:type="dxa"/>
            </w:tcMar>
            <w:vAlign w:val="center"/>
          </w:tcPr>
          <w:p w14:paraId="521C59DC" w14:textId="2C390877" w:rsidR="002F52D3" w:rsidRPr="00B36584" w:rsidRDefault="00DE0C8F" w:rsidP="00B36584">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The listed companies in the Vietnam stock market </w:t>
            </w:r>
            <w:r w:rsidR="007B6773" w:rsidRPr="00B36584">
              <w:rPr>
                <w:rFonts w:ascii="Times New Roman" w:eastAsia="Times New Roman" w:hAnsi="Times New Roman" w:cs="Times New Roman"/>
                <w:sz w:val="24"/>
                <w:szCs w:val="24"/>
              </w:rPr>
              <w:t>pay dividends</w:t>
            </w:r>
            <w:r w:rsidRPr="00B36584">
              <w:rPr>
                <w:rFonts w:ascii="Times New Roman" w:eastAsia="Times New Roman" w:hAnsi="Times New Roman" w:cs="Times New Roman"/>
                <w:sz w:val="24"/>
                <w:szCs w:val="24"/>
              </w:rPr>
              <w:t xml:space="preserve"> or not.</w:t>
            </w:r>
          </w:p>
        </w:tc>
        <w:tc>
          <w:tcPr>
            <w:tcW w:w="2520" w:type="dxa"/>
            <w:tcMar>
              <w:top w:w="100" w:type="dxa"/>
              <w:left w:w="100" w:type="dxa"/>
              <w:bottom w:w="100" w:type="dxa"/>
              <w:right w:w="100" w:type="dxa"/>
            </w:tcMar>
            <w:vAlign w:val="center"/>
          </w:tcPr>
          <w:p w14:paraId="24B034B3" w14:textId="51F60393" w:rsidR="002F52D3" w:rsidRPr="00B36584" w:rsidRDefault="00AD7D2B" w:rsidP="00B36584">
            <w:pPr>
              <w:keepNext/>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FS</w:t>
            </w:r>
          </w:p>
        </w:tc>
      </w:tr>
    </w:tbl>
    <w:p w14:paraId="27287AF6" w14:textId="1C4EC348" w:rsidR="00043D09" w:rsidRPr="00B36584" w:rsidRDefault="00043D09" w:rsidP="00B36584">
      <w:pPr>
        <w:pStyle w:val="TableofFigures"/>
        <w:spacing w:line="360" w:lineRule="auto"/>
        <w:jc w:val="center"/>
        <w:rPr>
          <w:rFonts w:ascii="Times New Roman" w:hAnsi="Times New Roman" w:cs="Times New Roman"/>
          <w:b w:val="0"/>
          <w:bCs w:val="0"/>
          <w:i/>
          <w:iCs/>
          <w:sz w:val="22"/>
          <w:szCs w:val="22"/>
        </w:rPr>
      </w:pPr>
      <w:bookmarkStart w:id="99" w:name="_Toc152356573"/>
      <w:r w:rsidRPr="00B36584">
        <w:rPr>
          <w:rFonts w:ascii="Times New Roman" w:hAnsi="Times New Roman" w:cs="Times New Roman"/>
          <w:b w:val="0"/>
          <w:bCs w:val="0"/>
          <w:i/>
          <w:iCs/>
          <w:sz w:val="22"/>
          <w:szCs w:val="22"/>
        </w:rPr>
        <w:t xml:space="preserve">Table </w:t>
      </w:r>
      <w:r w:rsidRPr="00B36584">
        <w:rPr>
          <w:rFonts w:ascii="Times New Roman" w:hAnsi="Times New Roman" w:cs="Times New Roman"/>
          <w:b w:val="0"/>
          <w:bCs w:val="0"/>
          <w:i/>
          <w:iCs/>
          <w:sz w:val="22"/>
          <w:szCs w:val="22"/>
        </w:rPr>
        <w:fldChar w:fldCharType="begin"/>
      </w:r>
      <w:r w:rsidRPr="00B36584">
        <w:rPr>
          <w:rFonts w:ascii="Times New Roman" w:hAnsi="Times New Roman" w:cs="Times New Roman"/>
          <w:b w:val="0"/>
          <w:bCs w:val="0"/>
          <w:i/>
          <w:iCs/>
          <w:sz w:val="22"/>
          <w:szCs w:val="22"/>
        </w:rPr>
        <w:instrText xml:space="preserve"> SEQ Table \* ARABIC </w:instrText>
      </w:r>
      <w:r w:rsidRPr="00B36584">
        <w:rPr>
          <w:rFonts w:ascii="Times New Roman" w:hAnsi="Times New Roman" w:cs="Times New Roman"/>
          <w:b w:val="0"/>
          <w:bCs w:val="0"/>
          <w:i/>
          <w:iCs/>
          <w:sz w:val="22"/>
          <w:szCs w:val="22"/>
        </w:rPr>
        <w:fldChar w:fldCharType="separate"/>
      </w:r>
      <w:r w:rsidR="00D82838" w:rsidRPr="00B36584">
        <w:rPr>
          <w:rFonts w:ascii="Times New Roman" w:hAnsi="Times New Roman" w:cs="Times New Roman"/>
          <w:b w:val="0"/>
          <w:bCs w:val="0"/>
          <w:i/>
          <w:iCs/>
          <w:noProof/>
          <w:sz w:val="22"/>
          <w:szCs w:val="22"/>
        </w:rPr>
        <w:t>2</w:t>
      </w:r>
      <w:r w:rsidRPr="00B36584">
        <w:rPr>
          <w:rFonts w:ascii="Times New Roman" w:hAnsi="Times New Roman" w:cs="Times New Roman"/>
          <w:b w:val="0"/>
          <w:bCs w:val="0"/>
          <w:i/>
          <w:iCs/>
          <w:sz w:val="22"/>
          <w:szCs w:val="22"/>
        </w:rPr>
        <w:fldChar w:fldCharType="end"/>
      </w:r>
      <w:r w:rsidRPr="00B36584">
        <w:rPr>
          <w:rFonts w:ascii="Times New Roman" w:hAnsi="Times New Roman" w:cs="Times New Roman"/>
          <w:b w:val="0"/>
          <w:bCs w:val="0"/>
          <w:i/>
          <w:iCs/>
          <w:sz w:val="22"/>
          <w:szCs w:val="22"/>
        </w:rPr>
        <w:t xml:space="preserve">: </w:t>
      </w:r>
      <w:r w:rsidRPr="00B36584">
        <w:rPr>
          <w:rFonts w:ascii="Times New Roman" w:eastAsia="Times New Roman" w:hAnsi="Times New Roman" w:cs="Times New Roman"/>
          <w:b w:val="0"/>
          <w:bCs w:val="0"/>
          <w:i/>
          <w:iCs/>
          <w:sz w:val="22"/>
          <w:szCs w:val="22"/>
        </w:rPr>
        <w:t>Data description</w:t>
      </w:r>
      <w:bookmarkEnd w:id="99"/>
    </w:p>
    <w:p w14:paraId="28119B20" w14:textId="0BE54722" w:rsidR="002F52D3" w:rsidRPr="00B36584" w:rsidRDefault="002F52D3" w:rsidP="00B36584">
      <w:pPr>
        <w:spacing w:before="60" w:after="60" w:line="360" w:lineRule="auto"/>
        <w:jc w:val="both"/>
        <w:rPr>
          <w:rFonts w:ascii="Times New Roman" w:eastAsia="Times New Roman" w:hAnsi="Times New Roman" w:cs="Times New Roman"/>
          <w:b/>
          <w:bCs/>
          <w:iCs/>
          <w:sz w:val="24"/>
          <w:szCs w:val="24"/>
        </w:rPr>
      </w:pPr>
    </w:p>
    <w:p w14:paraId="4678E388" w14:textId="76147B71" w:rsidR="002F52D3" w:rsidRPr="00B36584" w:rsidRDefault="392F6A62" w:rsidP="00B36584">
      <w:pPr>
        <w:pStyle w:val="Heading1"/>
        <w:spacing w:line="360" w:lineRule="auto"/>
        <w:rPr>
          <w:rFonts w:cs="Times New Roman"/>
        </w:rPr>
      </w:pPr>
      <w:bookmarkStart w:id="100" w:name="_kam8va9w9v3"/>
      <w:bookmarkStart w:id="101" w:name="_Toc152346209"/>
      <w:bookmarkStart w:id="102" w:name="_Toc152356696"/>
      <w:bookmarkStart w:id="103" w:name="_Toc152356961"/>
      <w:bookmarkEnd w:id="100"/>
      <w:r w:rsidRPr="00B36584">
        <w:rPr>
          <w:rFonts w:cs="Times New Roman"/>
        </w:rPr>
        <w:t>Empirical Results</w:t>
      </w:r>
      <w:bookmarkEnd w:id="101"/>
      <w:bookmarkEnd w:id="102"/>
      <w:bookmarkEnd w:id="103"/>
      <w:r w:rsidRPr="00B36584">
        <w:rPr>
          <w:rFonts w:cs="Times New Roman"/>
        </w:rPr>
        <w:t xml:space="preserve"> </w:t>
      </w:r>
    </w:p>
    <w:p w14:paraId="7016EE62" w14:textId="31C1854A" w:rsidR="00791D1D" w:rsidRPr="00B36584" w:rsidRDefault="392F6A62" w:rsidP="00B36584">
      <w:pPr>
        <w:pStyle w:val="Heading2"/>
        <w:numPr>
          <w:ilvl w:val="0"/>
          <w:numId w:val="21"/>
        </w:numPr>
        <w:rPr>
          <w:rFonts w:cs="Times New Roman"/>
        </w:rPr>
      </w:pPr>
      <w:bookmarkStart w:id="104" w:name="_hifx0yzhcb3v"/>
      <w:bookmarkStart w:id="105" w:name="_Toc152346210"/>
      <w:bookmarkStart w:id="106" w:name="_Toc152356697"/>
      <w:bookmarkStart w:id="107" w:name="_Toc152356962"/>
      <w:bookmarkEnd w:id="104"/>
      <w:r w:rsidRPr="00B36584">
        <w:rPr>
          <w:rFonts w:cs="Times New Roman"/>
        </w:rPr>
        <w:t>Hausman test (Detail on Appendix 03)</w:t>
      </w:r>
      <w:bookmarkEnd w:id="105"/>
      <w:bookmarkEnd w:id="106"/>
      <w:bookmarkEnd w:id="107"/>
    </w:p>
    <w:p w14:paraId="450CC2C2" w14:textId="14E33410" w:rsidR="00016AE6" w:rsidRPr="00B36584" w:rsidRDefault="00DE0C8F"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H</w:t>
      </w:r>
      <w:r w:rsidR="00CD2A36" w:rsidRPr="00B36584">
        <w:rPr>
          <w:rFonts w:ascii="Times New Roman" w:eastAsia="Times New Roman" w:hAnsi="Times New Roman" w:cs="Times New Roman"/>
          <w:sz w:val="24"/>
          <w:szCs w:val="24"/>
          <w:vertAlign w:val="subscript"/>
        </w:rPr>
        <w:t>0</w:t>
      </w:r>
      <w:r w:rsidRPr="00B36584">
        <w:rPr>
          <w:rFonts w:ascii="Times New Roman" w:eastAsia="Times New Roman" w:hAnsi="Times New Roman" w:cs="Times New Roman"/>
          <w:sz w:val="24"/>
          <w:szCs w:val="24"/>
        </w:rPr>
        <w:t>: Difference in coefficient not systematic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126"/>
      </w:tblGrid>
      <w:tr w:rsidR="00791D1D" w:rsidRPr="00B36584" w14:paraId="1031A67D" w14:textId="77777777" w:rsidTr="00791D1D">
        <w:trPr>
          <w:jc w:val="center"/>
        </w:trPr>
        <w:tc>
          <w:tcPr>
            <w:tcW w:w="1838" w:type="dxa"/>
            <w:tcBorders>
              <w:bottom w:val="single" w:sz="4" w:space="0" w:color="auto"/>
              <w:right w:val="single" w:sz="4" w:space="0" w:color="auto"/>
            </w:tcBorders>
          </w:tcPr>
          <w:p w14:paraId="3B2DD6A7" w14:textId="77777777" w:rsidR="00791D1D" w:rsidRPr="00B36584" w:rsidRDefault="00791D1D" w:rsidP="00B36584">
            <w:pPr>
              <w:spacing w:before="60" w:after="60" w:line="360" w:lineRule="auto"/>
              <w:jc w:val="center"/>
              <w:rPr>
                <w:rFonts w:ascii="Times New Roman" w:eastAsia="Times New Roman" w:hAnsi="Times New Roman" w:cs="Times New Roman"/>
                <w:b/>
                <w:sz w:val="24"/>
                <w:szCs w:val="24"/>
              </w:rPr>
            </w:pPr>
          </w:p>
        </w:tc>
        <w:tc>
          <w:tcPr>
            <w:tcW w:w="2126" w:type="dxa"/>
            <w:tcBorders>
              <w:left w:val="single" w:sz="4" w:space="0" w:color="auto"/>
              <w:bottom w:val="single" w:sz="4" w:space="0" w:color="auto"/>
            </w:tcBorders>
          </w:tcPr>
          <w:p w14:paraId="6890A5B3" w14:textId="2F6450AC" w:rsidR="00791D1D" w:rsidRPr="00B36584" w:rsidRDefault="00791D1D" w:rsidP="00B36584">
            <w:pP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Result</w:t>
            </w:r>
          </w:p>
        </w:tc>
      </w:tr>
      <w:tr w:rsidR="00791D1D" w:rsidRPr="00B36584" w14:paraId="6BBCC840" w14:textId="77777777" w:rsidTr="00791D1D">
        <w:trPr>
          <w:jc w:val="center"/>
        </w:trPr>
        <w:tc>
          <w:tcPr>
            <w:tcW w:w="1838" w:type="dxa"/>
            <w:tcBorders>
              <w:top w:val="single" w:sz="4" w:space="0" w:color="auto"/>
              <w:right w:val="single" w:sz="4" w:space="0" w:color="auto"/>
            </w:tcBorders>
          </w:tcPr>
          <w:p w14:paraId="5BCCB072" w14:textId="22B24273" w:rsidR="00791D1D" w:rsidRPr="00B36584" w:rsidRDefault="00791D1D" w:rsidP="00B36584">
            <w:pPr>
              <w:spacing w:before="60" w:after="60" w:line="360" w:lineRule="auto"/>
              <w:jc w:val="center"/>
              <w:rPr>
                <w:rFonts w:ascii="Times New Roman" w:eastAsia="Times New Roman" w:hAnsi="Times New Roman" w:cs="Times New Roman"/>
                <w:bCs/>
                <w:sz w:val="24"/>
                <w:szCs w:val="24"/>
              </w:rPr>
            </w:pPr>
            <w:r w:rsidRPr="00B36584">
              <w:rPr>
                <w:rFonts w:ascii="Times New Roman" w:eastAsia="Times New Roman" w:hAnsi="Times New Roman" w:cs="Times New Roman"/>
                <w:bCs/>
                <w:sz w:val="24"/>
                <w:szCs w:val="24"/>
              </w:rPr>
              <w:t>Chi2 (10)</w:t>
            </w:r>
          </w:p>
        </w:tc>
        <w:tc>
          <w:tcPr>
            <w:tcW w:w="2126" w:type="dxa"/>
            <w:tcBorders>
              <w:top w:val="single" w:sz="4" w:space="0" w:color="auto"/>
              <w:left w:val="single" w:sz="4" w:space="0" w:color="auto"/>
            </w:tcBorders>
          </w:tcPr>
          <w:p w14:paraId="5699F79B" w14:textId="09C9F83B" w:rsidR="00791D1D" w:rsidRPr="00B36584" w:rsidRDefault="00791D1D" w:rsidP="00B36584">
            <w:pPr>
              <w:spacing w:before="60" w:after="60" w:line="360" w:lineRule="auto"/>
              <w:jc w:val="center"/>
              <w:rPr>
                <w:rFonts w:ascii="Times New Roman" w:eastAsia="Times New Roman" w:hAnsi="Times New Roman" w:cs="Times New Roman"/>
                <w:bCs/>
                <w:sz w:val="24"/>
                <w:szCs w:val="24"/>
              </w:rPr>
            </w:pPr>
            <w:r w:rsidRPr="00B36584">
              <w:rPr>
                <w:rFonts w:ascii="Times New Roman" w:eastAsia="Times New Roman" w:hAnsi="Times New Roman" w:cs="Times New Roman"/>
                <w:bCs/>
                <w:sz w:val="24"/>
                <w:szCs w:val="24"/>
              </w:rPr>
              <w:t>15.12</w:t>
            </w:r>
          </w:p>
        </w:tc>
      </w:tr>
      <w:tr w:rsidR="00791D1D" w:rsidRPr="00B36584" w14:paraId="479DE46E" w14:textId="77777777" w:rsidTr="00791D1D">
        <w:trPr>
          <w:jc w:val="center"/>
        </w:trPr>
        <w:tc>
          <w:tcPr>
            <w:tcW w:w="1838" w:type="dxa"/>
            <w:tcBorders>
              <w:bottom w:val="single" w:sz="4" w:space="0" w:color="auto"/>
              <w:right w:val="single" w:sz="4" w:space="0" w:color="auto"/>
            </w:tcBorders>
          </w:tcPr>
          <w:p w14:paraId="445B4260" w14:textId="305D0CA1" w:rsidR="00791D1D" w:rsidRPr="00B36584" w:rsidRDefault="00791D1D" w:rsidP="00B36584">
            <w:pPr>
              <w:spacing w:before="60" w:after="60" w:line="360" w:lineRule="auto"/>
              <w:jc w:val="center"/>
              <w:rPr>
                <w:rFonts w:ascii="Times New Roman" w:eastAsia="Times New Roman" w:hAnsi="Times New Roman" w:cs="Times New Roman"/>
                <w:bCs/>
                <w:sz w:val="24"/>
                <w:szCs w:val="24"/>
              </w:rPr>
            </w:pPr>
            <w:r w:rsidRPr="00B36584">
              <w:rPr>
                <w:rFonts w:ascii="Times New Roman" w:eastAsia="Times New Roman" w:hAnsi="Times New Roman" w:cs="Times New Roman"/>
                <w:bCs/>
                <w:sz w:val="24"/>
                <w:szCs w:val="24"/>
              </w:rPr>
              <w:t>Prob&gt;Chi2</w:t>
            </w:r>
          </w:p>
        </w:tc>
        <w:tc>
          <w:tcPr>
            <w:tcW w:w="2126" w:type="dxa"/>
            <w:tcBorders>
              <w:left w:val="single" w:sz="4" w:space="0" w:color="auto"/>
              <w:bottom w:val="single" w:sz="4" w:space="0" w:color="auto"/>
            </w:tcBorders>
          </w:tcPr>
          <w:p w14:paraId="7C0E31EA" w14:textId="40899ED6" w:rsidR="00791D1D" w:rsidRPr="00B36584" w:rsidRDefault="00791D1D" w:rsidP="00B36584">
            <w:pPr>
              <w:spacing w:before="60" w:after="60" w:line="360" w:lineRule="auto"/>
              <w:jc w:val="center"/>
              <w:rPr>
                <w:rFonts w:ascii="Times New Roman" w:eastAsia="Times New Roman" w:hAnsi="Times New Roman" w:cs="Times New Roman"/>
                <w:bCs/>
                <w:sz w:val="24"/>
                <w:szCs w:val="24"/>
              </w:rPr>
            </w:pPr>
            <w:r w:rsidRPr="00B36584">
              <w:rPr>
                <w:rFonts w:ascii="Times New Roman" w:eastAsia="Times New Roman" w:hAnsi="Times New Roman" w:cs="Times New Roman"/>
                <w:bCs/>
                <w:sz w:val="24"/>
                <w:szCs w:val="24"/>
              </w:rPr>
              <w:t>0.1276</w:t>
            </w:r>
          </w:p>
        </w:tc>
      </w:tr>
      <w:tr w:rsidR="00791D1D" w:rsidRPr="00B36584" w14:paraId="5DB962E2" w14:textId="77777777" w:rsidTr="00791D1D">
        <w:trPr>
          <w:jc w:val="center"/>
        </w:trPr>
        <w:tc>
          <w:tcPr>
            <w:tcW w:w="1838" w:type="dxa"/>
            <w:tcBorders>
              <w:top w:val="single" w:sz="4" w:space="0" w:color="auto"/>
              <w:right w:val="single" w:sz="4" w:space="0" w:color="auto"/>
            </w:tcBorders>
          </w:tcPr>
          <w:p w14:paraId="7A97C3BC" w14:textId="05F26EB8" w:rsidR="00791D1D" w:rsidRPr="00B36584" w:rsidRDefault="00791D1D" w:rsidP="00B36584">
            <w:pP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Conclusion</w:t>
            </w:r>
          </w:p>
        </w:tc>
        <w:tc>
          <w:tcPr>
            <w:tcW w:w="2126" w:type="dxa"/>
            <w:tcBorders>
              <w:top w:val="single" w:sz="4" w:space="0" w:color="auto"/>
              <w:left w:val="single" w:sz="4" w:space="0" w:color="auto"/>
            </w:tcBorders>
          </w:tcPr>
          <w:p w14:paraId="2B3CFCC2" w14:textId="741B4E09" w:rsidR="00791D1D" w:rsidRPr="00B36584" w:rsidRDefault="00791D1D" w:rsidP="00B36584">
            <w:pPr>
              <w:keepNext/>
              <w:spacing w:before="60" w:after="60" w:line="360" w:lineRule="auto"/>
              <w:jc w:val="center"/>
              <w:rPr>
                <w:rFonts w:ascii="Times New Roman" w:eastAsia="Times New Roman" w:hAnsi="Times New Roman" w:cs="Times New Roman"/>
                <w:b/>
                <w:sz w:val="24"/>
                <w:szCs w:val="24"/>
                <w:vertAlign w:val="subscript"/>
              </w:rPr>
            </w:pPr>
            <w:proofErr w:type="gramStart"/>
            <w:r w:rsidRPr="00B36584">
              <w:rPr>
                <w:rFonts w:ascii="Times New Roman" w:eastAsia="Times New Roman" w:hAnsi="Times New Roman" w:cs="Times New Roman"/>
                <w:b/>
                <w:sz w:val="24"/>
                <w:szCs w:val="24"/>
              </w:rPr>
              <w:t>Fail</w:t>
            </w:r>
            <w:proofErr w:type="gramEnd"/>
            <w:r w:rsidRPr="00B36584">
              <w:rPr>
                <w:rFonts w:ascii="Times New Roman" w:eastAsia="Times New Roman" w:hAnsi="Times New Roman" w:cs="Times New Roman"/>
                <w:b/>
                <w:sz w:val="24"/>
                <w:szCs w:val="24"/>
              </w:rPr>
              <w:t xml:space="preserve"> to reject H</w:t>
            </w:r>
            <w:r w:rsidRPr="00B36584">
              <w:rPr>
                <w:rFonts w:ascii="Times New Roman" w:eastAsia="Times New Roman" w:hAnsi="Times New Roman" w:cs="Times New Roman"/>
                <w:b/>
                <w:sz w:val="24"/>
                <w:szCs w:val="24"/>
                <w:vertAlign w:val="subscript"/>
              </w:rPr>
              <w:t>0</w:t>
            </w:r>
          </w:p>
        </w:tc>
      </w:tr>
    </w:tbl>
    <w:p w14:paraId="2199F855" w14:textId="77777777" w:rsidR="00043D09" w:rsidRPr="00B36584" w:rsidRDefault="00043D09" w:rsidP="00B36584">
      <w:pPr>
        <w:pStyle w:val="TableofFigures"/>
        <w:spacing w:line="360" w:lineRule="auto"/>
        <w:jc w:val="center"/>
        <w:rPr>
          <w:rFonts w:ascii="Times New Roman" w:hAnsi="Times New Roman" w:cs="Times New Roman"/>
          <w:i/>
          <w:iCs/>
        </w:rPr>
      </w:pPr>
    </w:p>
    <w:p w14:paraId="6FBB289B" w14:textId="129FF20D" w:rsidR="00043D09" w:rsidRPr="00B36584" w:rsidRDefault="00043D09" w:rsidP="00B36584">
      <w:pPr>
        <w:pStyle w:val="TableofFigures"/>
        <w:spacing w:line="360" w:lineRule="auto"/>
        <w:jc w:val="center"/>
        <w:rPr>
          <w:rFonts w:ascii="Times New Roman" w:eastAsia="Times New Roman" w:hAnsi="Times New Roman" w:cs="Times New Roman"/>
          <w:b w:val="0"/>
          <w:bCs w:val="0"/>
          <w:i/>
          <w:iCs/>
          <w:sz w:val="22"/>
          <w:szCs w:val="22"/>
        </w:rPr>
      </w:pPr>
      <w:bookmarkStart w:id="108" w:name="_Toc152356574"/>
      <w:r w:rsidRPr="00B36584">
        <w:rPr>
          <w:rFonts w:ascii="Times New Roman" w:hAnsi="Times New Roman" w:cs="Times New Roman"/>
          <w:b w:val="0"/>
          <w:bCs w:val="0"/>
          <w:i/>
          <w:iCs/>
          <w:sz w:val="22"/>
          <w:szCs w:val="22"/>
        </w:rPr>
        <w:t xml:space="preserve">Table </w:t>
      </w:r>
      <w:r w:rsidRPr="00B36584">
        <w:rPr>
          <w:rFonts w:ascii="Times New Roman" w:hAnsi="Times New Roman" w:cs="Times New Roman"/>
          <w:b w:val="0"/>
          <w:bCs w:val="0"/>
          <w:i/>
          <w:iCs/>
          <w:sz w:val="22"/>
          <w:szCs w:val="22"/>
        </w:rPr>
        <w:fldChar w:fldCharType="begin"/>
      </w:r>
      <w:r w:rsidRPr="00B36584">
        <w:rPr>
          <w:rFonts w:ascii="Times New Roman" w:hAnsi="Times New Roman" w:cs="Times New Roman"/>
          <w:b w:val="0"/>
          <w:bCs w:val="0"/>
          <w:i/>
          <w:iCs/>
          <w:sz w:val="22"/>
          <w:szCs w:val="22"/>
        </w:rPr>
        <w:instrText xml:space="preserve"> SEQ Table \* ARABIC </w:instrText>
      </w:r>
      <w:r w:rsidRPr="00B36584">
        <w:rPr>
          <w:rFonts w:ascii="Times New Roman" w:hAnsi="Times New Roman" w:cs="Times New Roman"/>
          <w:b w:val="0"/>
          <w:bCs w:val="0"/>
          <w:i/>
          <w:iCs/>
          <w:sz w:val="22"/>
          <w:szCs w:val="22"/>
        </w:rPr>
        <w:fldChar w:fldCharType="separate"/>
      </w:r>
      <w:r w:rsidR="00D82838" w:rsidRPr="00B36584">
        <w:rPr>
          <w:rFonts w:ascii="Times New Roman" w:hAnsi="Times New Roman" w:cs="Times New Roman"/>
          <w:b w:val="0"/>
          <w:bCs w:val="0"/>
          <w:i/>
          <w:iCs/>
          <w:noProof/>
        </w:rPr>
        <w:t>3</w:t>
      </w:r>
      <w:r w:rsidRPr="00B36584">
        <w:rPr>
          <w:rFonts w:ascii="Times New Roman" w:hAnsi="Times New Roman" w:cs="Times New Roman"/>
          <w:b w:val="0"/>
          <w:bCs w:val="0"/>
          <w:i/>
          <w:iCs/>
          <w:sz w:val="22"/>
          <w:szCs w:val="22"/>
        </w:rPr>
        <w:fldChar w:fldCharType="end"/>
      </w:r>
      <w:r w:rsidRPr="00B36584">
        <w:rPr>
          <w:rFonts w:ascii="Times New Roman" w:hAnsi="Times New Roman" w:cs="Times New Roman"/>
          <w:b w:val="0"/>
          <w:bCs w:val="0"/>
          <w:i/>
          <w:iCs/>
          <w:sz w:val="22"/>
          <w:szCs w:val="22"/>
        </w:rPr>
        <w:t xml:space="preserve">: </w:t>
      </w:r>
      <w:r w:rsidRPr="00B36584">
        <w:rPr>
          <w:rFonts w:ascii="Times New Roman" w:eastAsia="Times New Roman" w:hAnsi="Times New Roman" w:cs="Times New Roman"/>
          <w:b w:val="0"/>
          <w:bCs w:val="0"/>
          <w:i/>
          <w:iCs/>
          <w:sz w:val="22"/>
          <w:szCs w:val="22"/>
        </w:rPr>
        <w:t>The brief result of Hausman Test</w:t>
      </w:r>
      <w:bookmarkEnd w:id="108"/>
    </w:p>
    <w:p w14:paraId="213E6DD1" w14:textId="7A11C308" w:rsidR="00043D09" w:rsidRPr="00B36584" w:rsidRDefault="00043D09" w:rsidP="00B36584">
      <w:pPr>
        <w:pStyle w:val="Caption"/>
        <w:spacing w:line="360" w:lineRule="auto"/>
        <w:jc w:val="both"/>
        <w:rPr>
          <w:rFonts w:ascii="Times New Roman" w:hAnsi="Times New Roman" w:cs="Times New Roman"/>
        </w:rPr>
      </w:pPr>
      <w:r w:rsidRPr="00B36584">
        <w:rPr>
          <w:rFonts w:ascii="Times New Roman" w:hAnsi="Times New Roman" w:cs="Times New Roman"/>
        </w:rPr>
        <w:t xml:space="preserve"> </w:t>
      </w:r>
    </w:p>
    <w:p w14:paraId="1CCE2A85" w14:textId="14A4A0B2" w:rsidR="00791D1D" w:rsidRPr="00B36584" w:rsidRDefault="00DE0C8F" w:rsidP="00B36584">
      <w:pPr>
        <w:spacing w:before="60" w:after="60"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The chi-squared statistic for the test is chi2(10) = 15.12 with a p-value of 0.1276. Since the p-value is greater than common significance levels (0.05, 0.01), we do not reject </w:t>
      </w:r>
      <w:r w:rsidR="00D629F5" w:rsidRPr="00B36584">
        <w:rPr>
          <w:rFonts w:ascii="Times New Roman" w:eastAsia="Times New Roman" w:hAnsi="Times New Roman" w:cs="Times New Roman"/>
          <w:sz w:val="24"/>
          <w:szCs w:val="24"/>
        </w:rPr>
        <w:t>H</w:t>
      </w:r>
      <w:r w:rsidR="00D629F5" w:rsidRPr="00B36584">
        <w:rPr>
          <w:rFonts w:ascii="Times New Roman" w:eastAsia="Times New Roman" w:hAnsi="Times New Roman" w:cs="Times New Roman"/>
          <w:sz w:val="24"/>
          <w:szCs w:val="24"/>
          <w:vertAlign w:val="subscript"/>
        </w:rPr>
        <w:t>0</w:t>
      </w:r>
      <w:r w:rsidR="00D629F5" w:rsidRPr="00B36584">
        <w:rPr>
          <w:rFonts w:ascii="Times New Roman" w:eastAsia="Times New Roman" w:hAnsi="Times New Roman" w:cs="Times New Roman"/>
          <w:sz w:val="24"/>
          <w:szCs w:val="24"/>
        </w:rPr>
        <w:t xml:space="preserve"> </w:t>
      </w:r>
      <w:r w:rsidRPr="00B36584">
        <w:rPr>
          <w:rFonts w:ascii="Times New Roman" w:eastAsia="Times New Roman" w:hAnsi="Times New Roman" w:cs="Times New Roman"/>
          <w:sz w:val="24"/>
          <w:szCs w:val="24"/>
        </w:rPr>
        <w:t xml:space="preserve">suggesting that </w:t>
      </w:r>
      <w:r w:rsidRPr="00B36584">
        <w:rPr>
          <w:rFonts w:ascii="Times New Roman" w:eastAsia="Times New Roman" w:hAnsi="Times New Roman" w:cs="Times New Roman"/>
          <w:b/>
          <w:bCs/>
          <w:sz w:val="24"/>
          <w:szCs w:val="24"/>
        </w:rPr>
        <w:t xml:space="preserve">the </w:t>
      </w:r>
      <w:r w:rsidR="00D629F5" w:rsidRPr="00B36584">
        <w:rPr>
          <w:rFonts w:ascii="Times New Roman" w:eastAsia="Times New Roman" w:hAnsi="Times New Roman" w:cs="Times New Roman"/>
          <w:b/>
          <w:bCs/>
          <w:sz w:val="24"/>
          <w:szCs w:val="24"/>
        </w:rPr>
        <w:t>REM</w:t>
      </w:r>
      <w:r w:rsidRPr="00B36584">
        <w:rPr>
          <w:rFonts w:ascii="Times New Roman" w:eastAsia="Times New Roman" w:hAnsi="Times New Roman" w:cs="Times New Roman"/>
          <w:b/>
          <w:bCs/>
          <w:sz w:val="24"/>
          <w:szCs w:val="24"/>
        </w:rPr>
        <w:t xml:space="preserve"> may be an appropriate choice for the data</w:t>
      </w:r>
      <w:r w:rsidRPr="00B36584">
        <w:rPr>
          <w:rFonts w:ascii="Times New Roman" w:eastAsia="Times New Roman" w:hAnsi="Times New Roman" w:cs="Times New Roman"/>
          <w:sz w:val="24"/>
          <w:szCs w:val="24"/>
        </w:rPr>
        <w:t xml:space="preserve">.  </w:t>
      </w:r>
      <w:r w:rsidR="007B6773" w:rsidRPr="00B36584">
        <w:rPr>
          <w:rFonts w:ascii="Times New Roman" w:eastAsia="Times New Roman" w:hAnsi="Times New Roman" w:cs="Times New Roman"/>
          <w:sz w:val="24"/>
          <w:szCs w:val="24"/>
        </w:rPr>
        <w:t>However, the</w:t>
      </w:r>
      <w:r w:rsidRPr="00B36584">
        <w:rPr>
          <w:rFonts w:ascii="Times New Roman" w:eastAsia="Times New Roman" w:hAnsi="Times New Roman" w:cs="Times New Roman"/>
          <w:sz w:val="24"/>
          <w:szCs w:val="24"/>
        </w:rPr>
        <w:t xml:space="preserve"> rank of the differenced variance matrix (10) does not equal the number of coefficients being tested (11), indicating a potential issue with the test. This means that the assumptions necessary for the Hausman test are not fully satisfied.</w:t>
      </w:r>
    </w:p>
    <w:p w14:paraId="10E7BDAD" w14:textId="18DD8CE6" w:rsidR="00791D1D" w:rsidRPr="00B36584" w:rsidRDefault="392F6A62" w:rsidP="00B36584">
      <w:pPr>
        <w:pStyle w:val="Heading2"/>
        <w:rPr>
          <w:rFonts w:cs="Times New Roman"/>
        </w:rPr>
      </w:pPr>
      <w:bookmarkStart w:id="109" w:name="_Toc152346211"/>
      <w:bookmarkStart w:id="110" w:name="_Toc152356698"/>
      <w:bookmarkStart w:id="111" w:name="_Toc152356963"/>
      <w:r w:rsidRPr="00B36584">
        <w:rPr>
          <w:rFonts w:cs="Times New Roman"/>
        </w:rPr>
        <w:t>Basic Statistic</w:t>
      </w:r>
      <w:bookmarkEnd w:id="109"/>
      <w:bookmarkEnd w:id="110"/>
      <w:bookmarkEnd w:id="11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280"/>
      </w:tblGrid>
      <w:tr w:rsidR="00791D1D" w:rsidRPr="00B36584" w14:paraId="2171EF48" w14:textId="77777777" w:rsidTr="00791D1D">
        <w:trPr>
          <w:jc w:val="center"/>
        </w:trPr>
        <w:tc>
          <w:tcPr>
            <w:tcW w:w="1555" w:type="dxa"/>
            <w:tcBorders>
              <w:bottom w:val="single" w:sz="4" w:space="0" w:color="auto"/>
              <w:right w:val="single" w:sz="4" w:space="0" w:color="auto"/>
            </w:tcBorders>
          </w:tcPr>
          <w:p w14:paraId="37C77CBB" w14:textId="77777777" w:rsidR="00791D1D" w:rsidRPr="00B36584" w:rsidRDefault="00791D1D" w:rsidP="00B36584">
            <w:pPr>
              <w:spacing w:line="360" w:lineRule="auto"/>
              <w:jc w:val="center"/>
              <w:rPr>
                <w:rFonts w:ascii="Times New Roman" w:hAnsi="Times New Roman" w:cs="Times New Roman"/>
                <w:sz w:val="24"/>
                <w:szCs w:val="24"/>
              </w:rPr>
            </w:pPr>
          </w:p>
        </w:tc>
        <w:tc>
          <w:tcPr>
            <w:tcW w:w="1280" w:type="dxa"/>
            <w:tcBorders>
              <w:left w:val="single" w:sz="4" w:space="0" w:color="auto"/>
              <w:bottom w:val="single" w:sz="4" w:space="0" w:color="auto"/>
            </w:tcBorders>
          </w:tcPr>
          <w:p w14:paraId="7B08F37D" w14:textId="62743319" w:rsidR="00791D1D" w:rsidRPr="00B36584" w:rsidRDefault="00791D1D"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R-square</w:t>
            </w:r>
          </w:p>
        </w:tc>
      </w:tr>
      <w:tr w:rsidR="00791D1D" w:rsidRPr="00B36584" w14:paraId="2E36863F" w14:textId="77777777" w:rsidTr="00791D1D">
        <w:trPr>
          <w:jc w:val="center"/>
        </w:trPr>
        <w:tc>
          <w:tcPr>
            <w:tcW w:w="1555" w:type="dxa"/>
            <w:tcBorders>
              <w:top w:val="single" w:sz="4" w:space="0" w:color="auto"/>
              <w:right w:val="single" w:sz="4" w:space="0" w:color="auto"/>
            </w:tcBorders>
          </w:tcPr>
          <w:p w14:paraId="2AF57426" w14:textId="1914BFD2" w:rsidR="00791D1D" w:rsidRPr="00B36584" w:rsidRDefault="00791D1D"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Within</w:t>
            </w:r>
          </w:p>
        </w:tc>
        <w:tc>
          <w:tcPr>
            <w:tcW w:w="1280" w:type="dxa"/>
            <w:tcBorders>
              <w:top w:val="single" w:sz="4" w:space="0" w:color="auto"/>
              <w:left w:val="single" w:sz="4" w:space="0" w:color="auto"/>
            </w:tcBorders>
          </w:tcPr>
          <w:p w14:paraId="2575AB3A" w14:textId="4BDD7679" w:rsidR="00791D1D" w:rsidRPr="00B36584" w:rsidRDefault="00791D1D"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0.6130</w:t>
            </w:r>
          </w:p>
        </w:tc>
      </w:tr>
      <w:tr w:rsidR="00791D1D" w:rsidRPr="00B36584" w14:paraId="37DDD1C4" w14:textId="77777777" w:rsidTr="00791D1D">
        <w:trPr>
          <w:jc w:val="center"/>
        </w:trPr>
        <w:tc>
          <w:tcPr>
            <w:tcW w:w="1555" w:type="dxa"/>
            <w:tcBorders>
              <w:bottom w:val="single" w:sz="4" w:space="0" w:color="auto"/>
              <w:right w:val="single" w:sz="4" w:space="0" w:color="auto"/>
            </w:tcBorders>
          </w:tcPr>
          <w:p w14:paraId="1F359ADB" w14:textId="4333FF3D" w:rsidR="00791D1D" w:rsidRPr="00B36584" w:rsidRDefault="00791D1D"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Between</w:t>
            </w:r>
          </w:p>
        </w:tc>
        <w:tc>
          <w:tcPr>
            <w:tcW w:w="1280" w:type="dxa"/>
            <w:tcBorders>
              <w:left w:val="single" w:sz="4" w:space="0" w:color="auto"/>
              <w:bottom w:val="single" w:sz="4" w:space="0" w:color="auto"/>
            </w:tcBorders>
          </w:tcPr>
          <w:p w14:paraId="668282B9" w14:textId="38D1D3F8" w:rsidR="00791D1D" w:rsidRPr="00B36584" w:rsidRDefault="00791D1D"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0.1308</w:t>
            </w:r>
          </w:p>
        </w:tc>
      </w:tr>
      <w:tr w:rsidR="00791D1D" w:rsidRPr="00B36584" w14:paraId="62C092CE" w14:textId="77777777" w:rsidTr="00791D1D">
        <w:trPr>
          <w:jc w:val="center"/>
        </w:trPr>
        <w:tc>
          <w:tcPr>
            <w:tcW w:w="1555" w:type="dxa"/>
            <w:tcBorders>
              <w:top w:val="single" w:sz="4" w:space="0" w:color="auto"/>
              <w:right w:val="single" w:sz="4" w:space="0" w:color="auto"/>
            </w:tcBorders>
          </w:tcPr>
          <w:p w14:paraId="724EAC3D" w14:textId="02E1CA1F" w:rsidR="00791D1D" w:rsidRPr="00B36584" w:rsidRDefault="00791D1D" w:rsidP="00B36584">
            <w:pPr>
              <w:spacing w:line="360" w:lineRule="auto"/>
              <w:jc w:val="center"/>
              <w:rPr>
                <w:rFonts w:ascii="Times New Roman" w:hAnsi="Times New Roman" w:cs="Times New Roman"/>
                <w:b/>
                <w:bCs/>
                <w:sz w:val="24"/>
                <w:szCs w:val="24"/>
              </w:rPr>
            </w:pPr>
            <w:r w:rsidRPr="00B36584">
              <w:rPr>
                <w:rFonts w:ascii="Times New Roman" w:hAnsi="Times New Roman" w:cs="Times New Roman"/>
                <w:b/>
                <w:bCs/>
                <w:sz w:val="24"/>
                <w:szCs w:val="24"/>
              </w:rPr>
              <w:t>Overall</w:t>
            </w:r>
          </w:p>
        </w:tc>
        <w:tc>
          <w:tcPr>
            <w:tcW w:w="1280" w:type="dxa"/>
            <w:tcBorders>
              <w:top w:val="single" w:sz="4" w:space="0" w:color="auto"/>
              <w:left w:val="single" w:sz="4" w:space="0" w:color="auto"/>
            </w:tcBorders>
          </w:tcPr>
          <w:p w14:paraId="4F329665" w14:textId="6D474D07" w:rsidR="00791D1D" w:rsidRPr="00B36584" w:rsidRDefault="00791D1D" w:rsidP="00B36584">
            <w:pPr>
              <w:keepNext/>
              <w:spacing w:line="360" w:lineRule="auto"/>
              <w:jc w:val="center"/>
              <w:rPr>
                <w:rFonts w:ascii="Times New Roman" w:hAnsi="Times New Roman" w:cs="Times New Roman"/>
                <w:b/>
                <w:bCs/>
                <w:sz w:val="24"/>
                <w:szCs w:val="24"/>
              </w:rPr>
            </w:pPr>
            <w:r w:rsidRPr="00B36584">
              <w:rPr>
                <w:rFonts w:ascii="Times New Roman" w:hAnsi="Times New Roman" w:cs="Times New Roman"/>
                <w:b/>
                <w:bCs/>
                <w:sz w:val="24"/>
                <w:szCs w:val="24"/>
              </w:rPr>
              <w:t>0.2847</w:t>
            </w:r>
          </w:p>
        </w:tc>
      </w:tr>
    </w:tbl>
    <w:p w14:paraId="73A8D1EE" w14:textId="77777777" w:rsidR="00043D09" w:rsidRPr="00B36584" w:rsidRDefault="00043D09" w:rsidP="00B36584">
      <w:pPr>
        <w:pStyle w:val="TableofFigures"/>
        <w:spacing w:line="360" w:lineRule="auto"/>
        <w:jc w:val="both"/>
        <w:rPr>
          <w:rFonts w:ascii="Times New Roman" w:hAnsi="Times New Roman" w:cs="Times New Roman"/>
          <w:i/>
          <w:iCs/>
        </w:rPr>
      </w:pPr>
    </w:p>
    <w:p w14:paraId="686992B3" w14:textId="47A439A1" w:rsidR="00043D09" w:rsidRPr="00B36584" w:rsidRDefault="00043D09" w:rsidP="00B36584">
      <w:pPr>
        <w:pStyle w:val="TableofFigures"/>
        <w:spacing w:line="360" w:lineRule="auto"/>
        <w:jc w:val="center"/>
        <w:rPr>
          <w:rFonts w:ascii="Times New Roman" w:hAnsi="Times New Roman" w:cs="Times New Roman"/>
          <w:b w:val="0"/>
          <w:bCs w:val="0"/>
          <w:i/>
          <w:iCs/>
          <w:sz w:val="22"/>
          <w:szCs w:val="22"/>
        </w:rPr>
      </w:pPr>
      <w:bookmarkStart w:id="112" w:name="_Toc152356575"/>
      <w:r w:rsidRPr="00B36584">
        <w:rPr>
          <w:rFonts w:ascii="Times New Roman" w:hAnsi="Times New Roman" w:cs="Times New Roman"/>
          <w:b w:val="0"/>
          <w:bCs w:val="0"/>
          <w:i/>
          <w:iCs/>
          <w:sz w:val="22"/>
          <w:szCs w:val="22"/>
        </w:rPr>
        <w:t xml:space="preserve">Table </w:t>
      </w:r>
      <w:r w:rsidRPr="00B36584">
        <w:rPr>
          <w:rFonts w:ascii="Times New Roman" w:hAnsi="Times New Roman" w:cs="Times New Roman"/>
          <w:b w:val="0"/>
          <w:bCs w:val="0"/>
          <w:i/>
          <w:iCs/>
          <w:sz w:val="22"/>
          <w:szCs w:val="22"/>
        </w:rPr>
        <w:fldChar w:fldCharType="begin"/>
      </w:r>
      <w:r w:rsidRPr="00B36584">
        <w:rPr>
          <w:rFonts w:ascii="Times New Roman" w:hAnsi="Times New Roman" w:cs="Times New Roman"/>
          <w:b w:val="0"/>
          <w:bCs w:val="0"/>
          <w:i/>
          <w:iCs/>
          <w:sz w:val="22"/>
          <w:szCs w:val="22"/>
        </w:rPr>
        <w:instrText xml:space="preserve"> SEQ Table \* ARABIC </w:instrText>
      </w:r>
      <w:r w:rsidRPr="00B36584">
        <w:rPr>
          <w:rFonts w:ascii="Times New Roman" w:hAnsi="Times New Roman" w:cs="Times New Roman"/>
          <w:b w:val="0"/>
          <w:bCs w:val="0"/>
          <w:i/>
          <w:iCs/>
          <w:sz w:val="22"/>
          <w:szCs w:val="22"/>
        </w:rPr>
        <w:fldChar w:fldCharType="separate"/>
      </w:r>
      <w:r w:rsidR="00D82838" w:rsidRPr="00B36584">
        <w:rPr>
          <w:rFonts w:ascii="Times New Roman" w:hAnsi="Times New Roman" w:cs="Times New Roman"/>
          <w:b w:val="0"/>
          <w:bCs w:val="0"/>
          <w:i/>
          <w:iCs/>
          <w:noProof/>
          <w:sz w:val="22"/>
          <w:szCs w:val="22"/>
        </w:rPr>
        <w:t>4</w:t>
      </w:r>
      <w:r w:rsidRPr="00B36584">
        <w:rPr>
          <w:rFonts w:ascii="Times New Roman" w:hAnsi="Times New Roman" w:cs="Times New Roman"/>
          <w:b w:val="0"/>
          <w:bCs w:val="0"/>
          <w:i/>
          <w:iCs/>
          <w:sz w:val="22"/>
          <w:szCs w:val="22"/>
        </w:rPr>
        <w:fldChar w:fldCharType="end"/>
      </w:r>
      <w:r w:rsidRPr="00B36584">
        <w:rPr>
          <w:rFonts w:ascii="Times New Roman" w:hAnsi="Times New Roman" w:cs="Times New Roman"/>
          <w:b w:val="0"/>
          <w:bCs w:val="0"/>
          <w:i/>
          <w:iCs/>
          <w:sz w:val="22"/>
          <w:szCs w:val="22"/>
        </w:rPr>
        <w:t>: R-squares of random REM</w:t>
      </w:r>
      <w:bookmarkEnd w:id="112"/>
    </w:p>
    <w:p w14:paraId="53EC76D0" w14:textId="162C667F" w:rsidR="00791D1D" w:rsidRPr="00B36584" w:rsidRDefault="00791D1D" w:rsidP="00B36584">
      <w:pPr>
        <w:spacing w:line="360" w:lineRule="auto"/>
        <w:jc w:val="both"/>
        <w:rPr>
          <w:rFonts w:ascii="Times New Roman" w:hAnsi="Times New Roman" w:cs="Times New Roman"/>
          <w:b/>
          <w:bCs/>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1842"/>
        <w:gridCol w:w="993"/>
      </w:tblGrid>
      <w:tr w:rsidR="00D06379" w:rsidRPr="00B36584" w14:paraId="301F2B18" w14:textId="77777777" w:rsidTr="00791D1D">
        <w:trPr>
          <w:jc w:val="center"/>
        </w:trPr>
        <w:tc>
          <w:tcPr>
            <w:tcW w:w="2122" w:type="dxa"/>
            <w:tcBorders>
              <w:bottom w:val="single" w:sz="4" w:space="0" w:color="auto"/>
              <w:right w:val="single" w:sz="4" w:space="0" w:color="auto"/>
            </w:tcBorders>
          </w:tcPr>
          <w:p w14:paraId="41FEA075" w14:textId="77777777" w:rsidR="00D06379" w:rsidRPr="00B36584" w:rsidRDefault="00D06379" w:rsidP="00B36584">
            <w:pPr>
              <w:spacing w:line="360" w:lineRule="auto"/>
              <w:jc w:val="center"/>
              <w:rPr>
                <w:rFonts w:ascii="Times New Roman" w:hAnsi="Times New Roman" w:cs="Times New Roman"/>
                <w:sz w:val="24"/>
                <w:szCs w:val="24"/>
              </w:rPr>
            </w:pPr>
            <w:proofErr w:type="spellStart"/>
            <w:r w:rsidRPr="00B36584">
              <w:rPr>
                <w:rFonts w:ascii="Times New Roman" w:hAnsi="Times New Roman" w:cs="Times New Roman"/>
                <w:sz w:val="24"/>
                <w:szCs w:val="24"/>
              </w:rPr>
              <w:lastRenderedPageBreak/>
              <w:t>lnp</w:t>
            </w:r>
            <w:proofErr w:type="spellEnd"/>
          </w:p>
        </w:tc>
        <w:tc>
          <w:tcPr>
            <w:tcW w:w="1842" w:type="dxa"/>
            <w:tcBorders>
              <w:left w:val="single" w:sz="4" w:space="0" w:color="auto"/>
              <w:bottom w:val="single" w:sz="4" w:space="0" w:color="auto"/>
            </w:tcBorders>
          </w:tcPr>
          <w:p w14:paraId="605E82F1"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SE</w:t>
            </w:r>
          </w:p>
        </w:tc>
        <w:tc>
          <w:tcPr>
            <w:tcW w:w="993" w:type="dxa"/>
            <w:tcBorders>
              <w:bottom w:val="single" w:sz="4" w:space="0" w:color="auto"/>
            </w:tcBorders>
          </w:tcPr>
          <w:p w14:paraId="24D23A9C"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z</w:t>
            </w:r>
          </w:p>
        </w:tc>
      </w:tr>
      <w:tr w:rsidR="00D06379" w:rsidRPr="00B36584" w14:paraId="0F534414" w14:textId="77777777" w:rsidTr="00791D1D">
        <w:trPr>
          <w:jc w:val="center"/>
        </w:trPr>
        <w:tc>
          <w:tcPr>
            <w:tcW w:w="2122" w:type="dxa"/>
            <w:tcBorders>
              <w:top w:val="single" w:sz="4" w:space="0" w:color="auto"/>
              <w:right w:val="single" w:sz="4" w:space="0" w:color="auto"/>
            </w:tcBorders>
          </w:tcPr>
          <w:p w14:paraId="36C508F1"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r</w:t>
            </w:r>
          </w:p>
        </w:tc>
        <w:tc>
          <w:tcPr>
            <w:tcW w:w="1842" w:type="dxa"/>
            <w:tcBorders>
              <w:top w:val="single" w:sz="4" w:space="0" w:color="auto"/>
              <w:left w:val="single" w:sz="4" w:space="0" w:color="auto"/>
            </w:tcBorders>
          </w:tcPr>
          <w:p w14:paraId="3FF4DB7E"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0.0092263</w:t>
            </w:r>
          </w:p>
        </w:tc>
        <w:tc>
          <w:tcPr>
            <w:tcW w:w="993" w:type="dxa"/>
            <w:tcBorders>
              <w:top w:val="single" w:sz="4" w:space="0" w:color="auto"/>
            </w:tcBorders>
          </w:tcPr>
          <w:p w14:paraId="2F9557BA"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-0.68</w:t>
            </w:r>
          </w:p>
        </w:tc>
      </w:tr>
      <w:tr w:rsidR="00D06379" w:rsidRPr="00B36584" w14:paraId="1EFB10FC" w14:textId="77777777" w:rsidTr="00791D1D">
        <w:trPr>
          <w:jc w:val="center"/>
        </w:trPr>
        <w:tc>
          <w:tcPr>
            <w:tcW w:w="2122" w:type="dxa"/>
            <w:tcBorders>
              <w:right w:val="single" w:sz="4" w:space="0" w:color="auto"/>
            </w:tcBorders>
          </w:tcPr>
          <w:p w14:paraId="08676E03" w14:textId="77777777" w:rsidR="00D06379" w:rsidRPr="00B36584" w:rsidRDefault="00D06379" w:rsidP="00B36584">
            <w:pPr>
              <w:spacing w:line="360" w:lineRule="auto"/>
              <w:jc w:val="center"/>
              <w:rPr>
                <w:rFonts w:ascii="Times New Roman" w:hAnsi="Times New Roman" w:cs="Times New Roman"/>
                <w:sz w:val="24"/>
                <w:szCs w:val="24"/>
              </w:rPr>
            </w:pPr>
            <w:proofErr w:type="spellStart"/>
            <w:r w:rsidRPr="00B36584">
              <w:rPr>
                <w:rFonts w:ascii="Times New Roman" w:hAnsi="Times New Roman" w:cs="Times New Roman"/>
                <w:sz w:val="24"/>
                <w:szCs w:val="24"/>
              </w:rPr>
              <w:t>infla</w:t>
            </w:r>
            <w:proofErr w:type="spellEnd"/>
          </w:p>
        </w:tc>
        <w:tc>
          <w:tcPr>
            <w:tcW w:w="1842" w:type="dxa"/>
            <w:tcBorders>
              <w:left w:val="single" w:sz="4" w:space="0" w:color="auto"/>
            </w:tcBorders>
          </w:tcPr>
          <w:p w14:paraId="02F42C28"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0.0082329</w:t>
            </w:r>
          </w:p>
        </w:tc>
        <w:tc>
          <w:tcPr>
            <w:tcW w:w="993" w:type="dxa"/>
          </w:tcPr>
          <w:p w14:paraId="6C4E9D72"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-0.87</w:t>
            </w:r>
          </w:p>
        </w:tc>
      </w:tr>
      <w:tr w:rsidR="00D06379" w:rsidRPr="00B36584" w14:paraId="2594F0C9" w14:textId="77777777" w:rsidTr="00791D1D">
        <w:trPr>
          <w:jc w:val="center"/>
        </w:trPr>
        <w:tc>
          <w:tcPr>
            <w:tcW w:w="2122" w:type="dxa"/>
            <w:tcBorders>
              <w:right w:val="single" w:sz="4" w:space="0" w:color="auto"/>
            </w:tcBorders>
          </w:tcPr>
          <w:p w14:paraId="20C7539D" w14:textId="77777777" w:rsidR="00D06379" w:rsidRPr="00B36584" w:rsidRDefault="00D06379" w:rsidP="00B36584">
            <w:pPr>
              <w:spacing w:line="360" w:lineRule="auto"/>
              <w:jc w:val="center"/>
              <w:rPr>
                <w:rFonts w:ascii="Times New Roman" w:hAnsi="Times New Roman" w:cs="Times New Roman"/>
                <w:sz w:val="24"/>
                <w:szCs w:val="24"/>
              </w:rPr>
            </w:pPr>
            <w:proofErr w:type="spellStart"/>
            <w:r w:rsidRPr="00B36584">
              <w:rPr>
                <w:rFonts w:ascii="Times New Roman" w:hAnsi="Times New Roman" w:cs="Times New Roman"/>
                <w:sz w:val="24"/>
                <w:szCs w:val="24"/>
              </w:rPr>
              <w:t>lngdp</w:t>
            </w:r>
            <w:proofErr w:type="spellEnd"/>
          </w:p>
        </w:tc>
        <w:tc>
          <w:tcPr>
            <w:tcW w:w="1842" w:type="dxa"/>
            <w:tcBorders>
              <w:left w:val="single" w:sz="4" w:space="0" w:color="auto"/>
            </w:tcBorders>
          </w:tcPr>
          <w:p w14:paraId="19DF6D21"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0.2047389</w:t>
            </w:r>
          </w:p>
        </w:tc>
        <w:tc>
          <w:tcPr>
            <w:tcW w:w="993" w:type="dxa"/>
          </w:tcPr>
          <w:p w14:paraId="2B6A3C38"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5.13</w:t>
            </w:r>
          </w:p>
        </w:tc>
      </w:tr>
      <w:tr w:rsidR="00D06379" w:rsidRPr="00B36584" w14:paraId="447D55FB" w14:textId="77777777" w:rsidTr="00791D1D">
        <w:trPr>
          <w:jc w:val="center"/>
        </w:trPr>
        <w:tc>
          <w:tcPr>
            <w:tcW w:w="2122" w:type="dxa"/>
            <w:tcBorders>
              <w:right w:val="single" w:sz="4" w:space="0" w:color="auto"/>
            </w:tcBorders>
          </w:tcPr>
          <w:p w14:paraId="5DE60A96"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lnm1</w:t>
            </w:r>
          </w:p>
        </w:tc>
        <w:tc>
          <w:tcPr>
            <w:tcW w:w="1842" w:type="dxa"/>
            <w:tcBorders>
              <w:left w:val="single" w:sz="4" w:space="0" w:color="auto"/>
            </w:tcBorders>
          </w:tcPr>
          <w:p w14:paraId="5D3105D7"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0.0742066</w:t>
            </w:r>
          </w:p>
        </w:tc>
        <w:tc>
          <w:tcPr>
            <w:tcW w:w="993" w:type="dxa"/>
          </w:tcPr>
          <w:p w14:paraId="3CB9F1C8"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1.57</w:t>
            </w:r>
          </w:p>
        </w:tc>
      </w:tr>
      <w:tr w:rsidR="00D06379" w:rsidRPr="00B36584" w14:paraId="49B08685" w14:textId="77777777" w:rsidTr="00791D1D">
        <w:trPr>
          <w:jc w:val="center"/>
        </w:trPr>
        <w:tc>
          <w:tcPr>
            <w:tcW w:w="2122" w:type="dxa"/>
            <w:tcBorders>
              <w:right w:val="single" w:sz="4" w:space="0" w:color="auto"/>
            </w:tcBorders>
          </w:tcPr>
          <w:p w14:paraId="17584D3C" w14:textId="77777777" w:rsidR="00D06379" w:rsidRPr="00B36584" w:rsidRDefault="00D06379" w:rsidP="00B36584">
            <w:pPr>
              <w:spacing w:line="360" w:lineRule="auto"/>
              <w:jc w:val="center"/>
              <w:rPr>
                <w:rFonts w:ascii="Times New Roman" w:hAnsi="Times New Roman" w:cs="Times New Roman"/>
                <w:sz w:val="24"/>
                <w:szCs w:val="24"/>
              </w:rPr>
            </w:pPr>
            <w:proofErr w:type="spellStart"/>
            <w:r w:rsidRPr="00B36584">
              <w:rPr>
                <w:rFonts w:ascii="Times New Roman" w:hAnsi="Times New Roman" w:cs="Times New Roman"/>
                <w:sz w:val="24"/>
                <w:szCs w:val="24"/>
              </w:rPr>
              <w:t>lnrev</w:t>
            </w:r>
            <w:proofErr w:type="spellEnd"/>
          </w:p>
        </w:tc>
        <w:tc>
          <w:tcPr>
            <w:tcW w:w="1842" w:type="dxa"/>
            <w:tcBorders>
              <w:left w:val="single" w:sz="4" w:space="0" w:color="auto"/>
            </w:tcBorders>
          </w:tcPr>
          <w:p w14:paraId="3197C27A"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0.0673083</w:t>
            </w:r>
          </w:p>
        </w:tc>
        <w:tc>
          <w:tcPr>
            <w:tcW w:w="993" w:type="dxa"/>
          </w:tcPr>
          <w:p w14:paraId="260C8755"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4.19</w:t>
            </w:r>
          </w:p>
        </w:tc>
      </w:tr>
      <w:tr w:rsidR="00D06379" w:rsidRPr="00B36584" w14:paraId="4787FB0C" w14:textId="77777777" w:rsidTr="00791D1D">
        <w:trPr>
          <w:jc w:val="center"/>
        </w:trPr>
        <w:tc>
          <w:tcPr>
            <w:tcW w:w="2122" w:type="dxa"/>
            <w:tcBorders>
              <w:right w:val="single" w:sz="4" w:space="0" w:color="auto"/>
            </w:tcBorders>
          </w:tcPr>
          <w:p w14:paraId="14257077" w14:textId="77777777" w:rsidR="00D06379" w:rsidRPr="00B36584" w:rsidRDefault="00D06379" w:rsidP="00B36584">
            <w:pPr>
              <w:spacing w:line="360" w:lineRule="auto"/>
              <w:jc w:val="center"/>
              <w:rPr>
                <w:rFonts w:ascii="Times New Roman" w:hAnsi="Times New Roman" w:cs="Times New Roman"/>
                <w:sz w:val="24"/>
                <w:szCs w:val="24"/>
              </w:rPr>
            </w:pPr>
            <w:proofErr w:type="spellStart"/>
            <w:r w:rsidRPr="00B36584">
              <w:rPr>
                <w:rFonts w:ascii="Times New Roman" w:hAnsi="Times New Roman" w:cs="Times New Roman"/>
                <w:sz w:val="24"/>
                <w:szCs w:val="24"/>
              </w:rPr>
              <w:t>lncapex</w:t>
            </w:r>
            <w:proofErr w:type="spellEnd"/>
          </w:p>
        </w:tc>
        <w:tc>
          <w:tcPr>
            <w:tcW w:w="1842" w:type="dxa"/>
            <w:tcBorders>
              <w:left w:val="single" w:sz="4" w:space="0" w:color="auto"/>
            </w:tcBorders>
          </w:tcPr>
          <w:p w14:paraId="7B583807"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0.0311267</w:t>
            </w:r>
          </w:p>
        </w:tc>
        <w:tc>
          <w:tcPr>
            <w:tcW w:w="993" w:type="dxa"/>
          </w:tcPr>
          <w:p w14:paraId="026A6A98"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2.38</w:t>
            </w:r>
          </w:p>
        </w:tc>
      </w:tr>
      <w:tr w:rsidR="00D06379" w:rsidRPr="00B36584" w14:paraId="08E3B46A" w14:textId="77777777" w:rsidTr="00791D1D">
        <w:trPr>
          <w:jc w:val="center"/>
        </w:trPr>
        <w:tc>
          <w:tcPr>
            <w:tcW w:w="2122" w:type="dxa"/>
            <w:tcBorders>
              <w:right w:val="single" w:sz="4" w:space="0" w:color="auto"/>
            </w:tcBorders>
          </w:tcPr>
          <w:p w14:paraId="46B6CD2F"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eps</w:t>
            </w:r>
          </w:p>
        </w:tc>
        <w:tc>
          <w:tcPr>
            <w:tcW w:w="1842" w:type="dxa"/>
            <w:tcBorders>
              <w:left w:val="single" w:sz="4" w:space="0" w:color="auto"/>
            </w:tcBorders>
          </w:tcPr>
          <w:p w14:paraId="6DEA5C0A"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0.0000161</w:t>
            </w:r>
          </w:p>
        </w:tc>
        <w:tc>
          <w:tcPr>
            <w:tcW w:w="993" w:type="dxa"/>
          </w:tcPr>
          <w:p w14:paraId="52D9CEE9"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0.55</w:t>
            </w:r>
          </w:p>
        </w:tc>
      </w:tr>
      <w:tr w:rsidR="00D06379" w:rsidRPr="00B36584" w14:paraId="1830679C" w14:textId="77777777" w:rsidTr="00791D1D">
        <w:trPr>
          <w:jc w:val="center"/>
        </w:trPr>
        <w:tc>
          <w:tcPr>
            <w:tcW w:w="2122" w:type="dxa"/>
            <w:tcBorders>
              <w:right w:val="single" w:sz="4" w:space="0" w:color="auto"/>
            </w:tcBorders>
          </w:tcPr>
          <w:p w14:paraId="228CEBF9" w14:textId="77777777" w:rsidR="00D06379" w:rsidRPr="00B36584" w:rsidRDefault="00D06379" w:rsidP="00B36584">
            <w:pPr>
              <w:spacing w:line="360" w:lineRule="auto"/>
              <w:jc w:val="center"/>
              <w:rPr>
                <w:rFonts w:ascii="Times New Roman" w:hAnsi="Times New Roman" w:cs="Times New Roman"/>
                <w:sz w:val="24"/>
                <w:szCs w:val="24"/>
              </w:rPr>
            </w:pPr>
            <w:proofErr w:type="spellStart"/>
            <w:r w:rsidRPr="00B36584">
              <w:rPr>
                <w:rFonts w:ascii="Times New Roman" w:hAnsi="Times New Roman" w:cs="Times New Roman"/>
                <w:sz w:val="24"/>
                <w:szCs w:val="24"/>
              </w:rPr>
              <w:t>divbm</w:t>
            </w:r>
            <w:proofErr w:type="spellEnd"/>
          </w:p>
        </w:tc>
        <w:tc>
          <w:tcPr>
            <w:tcW w:w="1842" w:type="dxa"/>
            <w:tcBorders>
              <w:left w:val="single" w:sz="4" w:space="0" w:color="auto"/>
            </w:tcBorders>
          </w:tcPr>
          <w:p w14:paraId="13458268"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0.0500628</w:t>
            </w:r>
          </w:p>
        </w:tc>
        <w:tc>
          <w:tcPr>
            <w:tcW w:w="993" w:type="dxa"/>
          </w:tcPr>
          <w:p w14:paraId="6CA8862D"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1.39</w:t>
            </w:r>
          </w:p>
        </w:tc>
      </w:tr>
      <w:tr w:rsidR="00D06379" w:rsidRPr="00B36584" w14:paraId="397E72A9" w14:textId="77777777" w:rsidTr="00791D1D">
        <w:trPr>
          <w:jc w:val="center"/>
        </w:trPr>
        <w:tc>
          <w:tcPr>
            <w:tcW w:w="2122" w:type="dxa"/>
            <w:tcBorders>
              <w:right w:val="single" w:sz="4" w:space="0" w:color="auto"/>
            </w:tcBorders>
          </w:tcPr>
          <w:p w14:paraId="14037782"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ma</w:t>
            </w:r>
          </w:p>
        </w:tc>
        <w:tc>
          <w:tcPr>
            <w:tcW w:w="1842" w:type="dxa"/>
            <w:tcBorders>
              <w:left w:val="single" w:sz="4" w:space="0" w:color="auto"/>
            </w:tcBorders>
          </w:tcPr>
          <w:p w14:paraId="640C73AA"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0.0332716</w:t>
            </w:r>
          </w:p>
        </w:tc>
        <w:tc>
          <w:tcPr>
            <w:tcW w:w="993" w:type="dxa"/>
          </w:tcPr>
          <w:p w14:paraId="4CBE3EDD"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-2.10</w:t>
            </w:r>
          </w:p>
        </w:tc>
      </w:tr>
      <w:tr w:rsidR="00D06379" w:rsidRPr="00B36584" w14:paraId="53376F5E" w14:textId="77777777" w:rsidTr="00791D1D">
        <w:trPr>
          <w:jc w:val="center"/>
        </w:trPr>
        <w:tc>
          <w:tcPr>
            <w:tcW w:w="2122" w:type="dxa"/>
            <w:tcBorders>
              <w:right w:val="single" w:sz="4" w:space="0" w:color="auto"/>
            </w:tcBorders>
          </w:tcPr>
          <w:p w14:paraId="43019715" w14:textId="77777777" w:rsidR="00D06379" w:rsidRPr="00B36584" w:rsidRDefault="00AD7D2B" w:rsidP="00B36584">
            <w:pPr>
              <w:spacing w:line="360" w:lineRule="auto"/>
              <w:jc w:val="center"/>
              <w:rPr>
                <w:rFonts w:ascii="Times New Roman" w:hAnsi="Times New Roman" w:cs="Times New Roman"/>
                <w:sz w:val="24"/>
                <w:szCs w:val="24"/>
              </w:rPr>
            </w:pPr>
            <w:proofErr w:type="spellStart"/>
            <w:r w:rsidRPr="00B36584">
              <w:rPr>
                <w:rFonts w:ascii="Times New Roman" w:hAnsi="Times New Roman" w:cs="Times New Roman"/>
                <w:sz w:val="24"/>
                <w:szCs w:val="24"/>
              </w:rPr>
              <w:t>roa</w:t>
            </w:r>
            <w:r w:rsidR="00D06379" w:rsidRPr="00B36584">
              <w:rPr>
                <w:rFonts w:ascii="Times New Roman" w:hAnsi="Times New Roman" w:cs="Times New Roman"/>
                <w:sz w:val="24"/>
                <w:szCs w:val="24"/>
              </w:rPr>
              <w:t>e</w:t>
            </w:r>
            <w:proofErr w:type="spellEnd"/>
          </w:p>
        </w:tc>
        <w:tc>
          <w:tcPr>
            <w:tcW w:w="1842" w:type="dxa"/>
            <w:tcBorders>
              <w:left w:val="single" w:sz="4" w:space="0" w:color="auto"/>
            </w:tcBorders>
          </w:tcPr>
          <w:p w14:paraId="2F0DEABB"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0.0035014</w:t>
            </w:r>
          </w:p>
        </w:tc>
        <w:tc>
          <w:tcPr>
            <w:tcW w:w="993" w:type="dxa"/>
          </w:tcPr>
          <w:p w14:paraId="43F2C334"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0.87</w:t>
            </w:r>
          </w:p>
        </w:tc>
      </w:tr>
      <w:tr w:rsidR="00D06379" w:rsidRPr="00B36584" w14:paraId="7A9DBF7A" w14:textId="77777777" w:rsidTr="00791D1D">
        <w:trPr>
          <w:jc w:val="center"/>
        </w:trPr>
        <w:tc>
          <w:tcPr>
            <w:tcW w:w="2122" w:type="dxa"/>
            <w:tcBorders>
              <w:bottom w:val="single" w:sz="4" w:space="0" w:color="auto"/>
              <w:right w:val="single" w:sz="4" w:space="0" w:color="auto"/>
            </w:tcBorders>
          </w:tcPr>
          <w:p w14:paraId="10B83BF3" w14:textId="34C55462" w:rsidR="00D06379" w:rsidRPr="00B36584" w:rsidRDefault="0066679A"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R</w:t>
            </w:r>
            <w:r w:rsidR="00AD7D2B" w:rsidRPr="00B36584">
              <w:rPr>
                <w:rFonts w:ascii="Times New Roman" w:hAnsi="Times New Roman" w:cs="Times New Roman"/>
                <w:sz w:val="24"/>
                <w:szCs w:val="24"/>
              </w:rPr>
              <w:t>oa</w:t>
            </w:r>
            <w:r w:rsidR="00D06379" w:rsidRPr="00B36584">
              <w:rPr>
                <w:rFonts w:ascii="Times New Roman" w:hAnsi="Times New Roman" w:cs="Times New Roman"/>
                <w:sz w:val="24"/>
                <w:szCs w:val="24"/>
              </w:rPr>
              <w:t>a</w:t>
            </w:r>
          </w:p>
        </w:tc>
        <w:tc>
          <w:tcPr>
            <w:tcW w:w="1842" w:type="dxa"/>
            <w:tcBorders>
              <w:left w:val="single" w:sz="4" w:space="0" w:color="auto"/>
              <w:bottom w:val="single" w:sz="4" w:space="0" w:color="auto"/>
            </w:tcBorders>
          </w:tcPr>
          <w:p w14:paraId="06E081BE"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0.0050625</w:t>
            </w:r>
          </w:p>
        </w:tc>
        <w:tc>
          <w:tcPr>
            <w:tcW w:w="993" w:type="dxa"/>
            <w:tcBorders>
              <w:bottom w:val="single" w:sz="4" w:space="0" w:color="auto"/>
            </w:tcBorders>
          </w:tcPr>
          <w:p w14:paraId="6DDE0CCB"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-0.15</w:t>
            </w:r>
          </w:p>
        </w:tc>
      </w:tr>
      <w:tr w:rsidR="00D06379" w:rsidRPr="00B36584" w14:paraId="7E574AAE" w14:textId="77777777" w:rsidTr="00791D1D">
        <w:trPr>
          <w:jc w:val="center"/>
        </w:trPr>
        <w:tc>
          <w:tcPr>
            <w:tcW w:w="2122" w:type="dxa"/>
            <w:tcBorders>
              <w:top w:val="single" w:sz="4" w:space="0" w:color="auto"/>
              <w:right w:val="single" w:sz="4" w:space="0" w:color="auto"/>
            </w:tcBorders>
          </w:tcPr>
          <w:p w14:paraId="10C7B5B7"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cons</w:t>
            </w:r>
          </w:p>
        </w:tc>
        <w:tc>
          <w:tcPr>
            <w:tcW w:w="1842" w:type="dxa"/>
            <w:tcBorders>
              <w:top w:val="single" w:sz="4" w:space="0" w:color="auto"/>
              <w:left w:val="single" w:sz="4" w:space="0" w:color="auto"/>
            </w:tcBorders>
          </w:tcPr>
          <w:p w14:paraId="5892F3D6" w14:textId="77777777" w:rsidR="00D06379" w:rsidRPr="00B36584" w:rsidRDefault="00D06379"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1.585532</w:t>
            </w:r>
          </w:p>
        </w:tc>
        <w:tc>
          <w:tcPr>
            <w:tcW w:w="993" w:type="dxa"/>
            <w:tcBorders>
              <w:top w:val="single" w:sz="4" w:space="0" w:color="auto"/>
            </w:tcBorders>
          </w:tcPr>
          <w:p w14:paraId="18A14817" w14:textId="77777777" w:rsidR="00D06379" w:rsidRPr="00B36584" w:rsidRDefault="00D06379" w:rsidP="00B36584">
            <w:pPr>
              <w:keepNext/>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-6.66</w:t>
            </w:r>
          </w:p>
        </w:tc>
      </w:tr>
    </w:tbl>
    <w:p w14:paraId="129B64A4" w14:textId="77777777" w:rsidR="00043D09" w:rsidRPr="00B36584" w:rsidRDefault="00043D09" w:rsidP="00B36584">
      <w:pPr>
        <w:pStyle w:val="TableofFigures"/>
        <w:spacing w:line="360" w:lineRule="auto"/>
        <w:jc w:val="both"/>
        <w:rPr>
          <w:rFonts w:ascii="Times New Roman" w:hAnsi="Times New Roman" w:cs="Times New Roman"/>
          <w:i/>
          <w:iCs/>
        </w:rPr>
      </w:pPr>
    </w:p>
    <w:p w14:paraId="772B23C8" w14:textId="298FFEE5" w:rsidR="00043D09" w:rsidRPr="00B36584" w:rsidRDefault="00043D09" w:rsidP="00B36584">
      <w:pPr>
        <w:pStyle w:val="TableofFigures"/>
        <w:spacing w:line="360" w:lineRule="auto"/>
        <w:jc w:val="center"/>
        <w:rPr>
          <w:rFonts w:ascii="Times New Roman" w:hAnsi="Times New Roman" w:cs="Times New Roman"/>
          <w:b w:val="0"/>
          <w:bCs w:val="0"/>
          <w:i/>
          <w:iCs/>
          <w:sz w:val="22"/>
          <w:szCs w:val="22"/>
        </w:rPr>
      </w:pPr>
      <w:bookmarkStart w:id="113" w:name="_Toc152356576"/>
      <w:r w:rsidRPr="00B36584">
        <w:rPr>
          <w:rFonts w:ascii="Times New Roman" w:hAnsi="Times New Roman" w:cs="Times New Roman"/>
          <w:b w:val="0"/>
          <w:bCs w:val="0"/>
          <w:i/>
          <w:iCs/>
          <w:sz w:val="22"/>
          <w:szCs w:val="22"/>
        </w:rPr>
        <w:t xml:space="preserve">Table </w:t>
      </w:r>
      <w:r w:rsidRPr="00B36584">
        <w:rPr>
          <w:rFonts w:ascii="Times New Roman" w:hAnsi="Times New Roman" w:cs="Times New Roman"/>
          <w:b w:val="0"/>
          <w:bCs w:val="0"/>
          <w:i/>
          <w:iCs/>
          <w:sz w:val="22"/>
          <w:szCs w:val="22"/>
        </w:rPr>
        <w:fldChar w:fldCharType="begin"/>
      </w:r>
      <w:r w:rsidRPr="00B36584">
        <w:rPr>
          <w:rFonts w:ascii="Times New Roman" w:hAnsi="Times New Roman" w:cs="Times New Roman"/>
          <w:b w:val="0"/>
          <w:bCs w:val="0"/>
          <w:i/>
          <w:iCs/>
          <w:sz w:val="22"/>
          <w:szCs w:val="22"/>
        </w:rPr>
        <w:instrText xml:space="preserve"> SEQ Table \* ARABIC </w:instrText>
      </w:r>
      <w:r w:rsidRPr="00B36584">
        <w:rPr>
          <w:rFonts w:ascii="Times New Roman" w:hAnsi="Times New Roman" w:cs="Times New Roman"/>
          <w:b w:val="0"/>
          <w:bCs w:val="0"/>
          <w:i/>
          <w:iCs/>
          <w:sz w:val="22"/>
          <w:szCs w:val="22"/>
        </w:rPr>
        <w:fldChar w:fldCharType="separate"/>
      </w:r>
      <w:r w:rsidR="00D82838" w:rsidRPr="00B36584">
        <w:rPr>
          <w:rFonts w:ascii="Times New Roman" w:hAnsi="Times New Roman" w:cs="Times New Roman"/>
          <w:b w:val="0"/>
          <w:bCs w:val="0"/>
          <w:i/>
          <w:iCs/>
          <w:noProof/>
          <w:sz w:val="22"/>
          <w:szCs w:val="22"/>
        </w:rPr>
        <w:t>5</w:t>
      </w:r>
      <w:r w:rsidRPr="00B36584">
        <w:rPr>
          <w:rFonts w:ascii="Times New Roman" w:hAnsi="Times New Roman" w:cs="Times New Roman"/>
          <w:b w:val="0"/>
          <w:bCs w:val="0"/>
          <w:i/>
          <w:iCs/>
          <w:sz w:val="22"/>
          <w:szCs w:val="22"/>
        </w:rPr>
        <w:fldChar w:fldCharType="end"/>
      </w:r>
      <w:r w:rsidRPr="00B36584">
        <w:rPr>
          <w:rFonts w:ascii="Times New Roman" w:hAnsi="Times New Roman" w:cs="Times New Roman"/>
          <w:b w:val="0"/>
          <w:bCs w:val="0"/>
          <w:i/>
          <w:iCs/>
          <w:sz w:val="22"/>
          <w:szCs w:val="22"/>
        </w:rPr>
        <w:t>: Standard error and z-value of REM</w:t>
      </w:r>
      <w:bookmarkEnd w:id="113"/>
    </w:p>
    <w:p w14:paraId="299A6538" w14:textId="50148F4D" w:rsidR="00D629F5" w:rsidRPr="00B36584" w:rsidRDefault="00D629F5" w:rsidP="00B36584">
      <w:pPr>
        <w:spacing w:line="360" w:lineRule="auto"/>
        <w:jc w:val="both"/>
        <w:rPr>
          <w:rFonts w:ascii="Times New Roman" w:hAnsi="Times New Roman" w:cs="Times New Roman"/>
          <w:b/>
          <w:bCs/>
          <w:sz w:val="24"/>
          <w:szCs w:val="24"/>
        </w:rPr>
      </w:pPr>
      <w:r w:rsidRPr="00B36584">
        <w:rPr>
          <w:rFonts w:ascii="Times New Roman" w:hAnsi="Times New Roman" w:cs="Times New Roman"/>
          <w:b/>
          <w:bCs/>
          <w:sz w:val="24"/>
          <w:szCs w:val="24"/>
        </w:rPr>
        <w:t xml:space="preserve"> </w:t>
      </w:r>
    </w:p>
    <w:p w14:paraId="04D24E90" w14:textId="70D3E19B" w:rsidR="000A62B3" w:rsidRPr="00B36584" w:rsidRDefault="392F6A62" w:rsidP="00B36584">
      <w:pPr>
        <w:pStyle w:val="Heading2"/>
        <w:rPr>
          <w:rFonts w:cs="Times New Roman"/>
        </w:rPr>
      </w:pPr>
      <w:bookmarkStart w:id="114" w:name="_Toc152346212"/>
      <w:bookmarkStart w:id="115" w:name="_Toc152356699"/>
      <w:bookmarkStart w:id="116" w:name="_Toc152356964"/>
      <w:r w:rsidRPr="00B36584">
        <w:rPr>
          <w:rFonts w:cs="Times New Roman"/>
        </w:rPr>
        <w:t>Testing</w:t>
      </w:r>
      <w:bookmarkEnd w:id="114"/>
      <w:bookmarkEnd w:id="115"/>
      <w:bookmarkEnd w:id="116"/>
    </w:p>
    <w:p w14:paraId="39447B03" w14:textId="561236FD" w:rsidR="000A62B3" w:rsidRPr="00B36584" w:rsidRDefault="392F6A62" w:rsidP="00B36584">
      <w:pPr>
        <w:pStyle w:val="Heading3"/>
        <w:numPr>
          <w:ilvl w:val="0"/>
          <w:numId w:val="23"/>
        </w:numPr>
        <w:spacing w:line="360" w:lineRule="auto"/>
        <w:jc w:val="both"/>
        <w:rPr>
          <w:rFonts w:cs="Times New Roman"/>
        </w:rPr>
      </w:pPr>
      <w:bookmarkStart w:id="117" w:name="_Toc152346213"/>
      <w:bookmarkStart w:id="118" w:name="_Toc152356700"/>
      <w:bookmarkStart w:id="119" w:name="_Toc152356965"/>
      <w:r w:rsidRPr="00B36584">
        <w:rPr>
          <w:rFonts w:cs="Times New Roman"/>
        </w:rPr>
        <w:t>Heteroscedasticity Wald Test</w:t>
      </w:r>
      <w:bookmarkEnd w:id="117"/>
      <w:bookmarkEnd w:id="118"/>
      <w:bookmarkEnd w:id="119"/>
    </w:p>
    <w:p w14:paraId="43BF471D" w14:textId="218E2B79" w:rsidR="006C53F7" w:rsidRPr="00B36584" w:rsidRDefault="006C53F7"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H</w:t>
      </w:r>
      <w:r w:rsidRPr="00B36584">
        <w:rPr>
          <w:rFonts w:ascii="Times New Roman" w:hAnsi="Times New Roman" w:cs="Times New Roman"/>
          <w:sz w:val="24"/>
          <w:szCs w:val="24"/>
          <w:vertAlign w:val="subscript"/>
        </w:rPr>
        <w:t>o</w:t>
      </w:r>
      <w:r w:rsidRPr="00B36584">
        <w:rPr>
          <w:rFonts w:ascii="Times New Roman" w:hAnsi="Times New Roman" w:cs="Times New Roman"/>
          <w:sz w:val="24"/>
          <w:szCs w:val="24"/>
        </w:rPr>
        <w:t>: No heteroscedasticity in RE</w:t>
      </w:r>
      <w:r w:rsidR="0026148C" w:rsidRPr="00B36584">
        <w:rPr>
          <w:rFonts w:ascii="Times New Roman" w:hAnsi="Times New Roman" w:cs="Times New Roman"/>
          <w:sz w:val="24"/>
          <w:szCs w:val="24"/>
        </w:rPr>
        <w:t>M</w:t>
      </w:r>
      <w:r w:rsidRPr="00B36584">
        <w:rPr>
          <w:rFonts w:ascii="Times New Roman" w:hAnsi="Times New Roman" w:cs="Times New Roman"/>
          <w:sz w:val="24"/>
          <w:szCs w:val="24"/>
        </w:rPr>
        <w:t>.</w:t>
      </w:r>
    </w:p>
    <w:p w14:paraId="27014B10" w14:textId="77777777" w:rsidR="00D629F5" w:rsidRPr="00B36584" w:rsidRDefault="00D629F5" w:rsidP="00B36584">
      <w:pPr>
        <w:spacing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C53F7" w:rsidRPr="00B36584" w14:paraId="1B1FB6DE" w14:textId="77777777" w:rsidTr="00D629F5">
        <w:tc>
          <w:tcPr>
            <w:tcW w:w="4675" w:type="dxa"/>
            <w:tcBorders>
              <w:bottom w:val="single" w:sz="4" w:space="0" w:color="auto"/>
              <w:right w:val="single" w:sz="4" w:space="0" w:color="auto"/>
            </w:tcBorders>
          </w:tcPr>
          <w:p w14:paraId="1934E43B" w14:textId="5D7EB4E3" w:rsidR="006C53F7" w:rsidRPr="00B36584" w:rsidRDefault="006C53F7" w:rsidP="00B36584">
            <w:pPr>
              <w:spacing w:line="360" w:lineRule="auto"/>
              <w:jc w:val="center"/>
              <w:rPr>
                <w:rFonts w:ascii="Times New Roman" w:hAnsi="Times New Roman" w:cs="Times New Roman"/>
                <w:b/>
                <w:bCs/>
                <w:sz w:val="24"/>
                <w:szCs w:val="24"/>
              </w:rPr>
            </w:pPr>
            <w:r w:rsidRPr="00B36584">
              <w:rPr>
                <w:rFonts w:ascii="Times New Roman" w:hAnsi="Times New Roman" w:cs="Times New Roman"/>
                <w:b/>
                <w:bCs/>
                <w:sz w:val="24"/>
                <w:szCs w:val="24"/>
              </w:rPr>
              <w:t>Wald test</w:t>
            </w:r>
          </w:p>
        </w:tc>
        <w:tc>
          <w:tcPr>
            <w:tcW w:w="4675" w:type="dxa"/>
            <w:tcBorders>
              <w:left w:val="single" w:sz="4" w:space="0" w:color="auto"/>
              <w:bottom w:val="single" w:sz="4" w:space="0" w:color="auto"/>
            </w:tcBorders>
          </w:tcPr>
          <w:p w14:paraId="1D247816" w14:textId="1E8BE7D6" w:rsidR="006C53F7" w:rsidRPr="00B36584" w:rsidRDefault="006C53F7" w:rsidP="00B36584">
            <w:pPr>
              <w:spacing w:line="360" w:lineRule="auto"/>
              <w:jc w:val="center"/>
              <w:rPr>
                <w:rFonts w:ascii="Times New Roman" w:hAnsi="Times New Roman" w:cs="Times New Roman"/>
                <w:b/>
                <w:bCs/>
                <w:sz w:val="24"/>
                <w:szCs w:val="24"/>
              </w:rPr>
            </w:pPr>
            <w:r w:rsidRPr="00B36584">
              <w:rPr>
                <w:rFonts w:ascii="Times New Roman" w:hAnsi="Times New Roman" w:cs="Times New Roman"/>
                <w:b/>
                <w:bCs/>
                <w:sz w:val="24"/>
                <w:szCs w:val="24"/>
              </w:rPr>
              <w:t>Result</w:t>
            </w:r>
          </w:p>
        </w:tc>
      </w:tr>
      <w:tr w:rsidR="006C53F7" w:rsidRPr="00B36584" w14:paraId="69F035E7" w14:textId="77777777" w:rsidTr="00D629F5">
        <w:tc>
          <w:tcPr>
            <w:tcW w:w="4675" w:type="dxa"/>
            <w:tcBorders>
              <w:top w:val="single" w:sz="4" w:space="0" w:color="auto"/>
              <w:right w:val="single" w:sz="4" w:space="0" w:color="auto"/>
            </w:tcBorders>
          </w:tcPr>
          <w:p w14:paraId="2AB71214" w14:textId="18B5878B" w:rsidR="006C53F7" w:rsidRPr="00B36584" w:rsidRDefault="006C53F7"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LogE2 = X</w:t>
            </w:r>
          </w:p>
        </w:tc>
        <w:tc>
          <w:tcPr>
            <w:tcW w:w="4675" w:type="dxa"/>
            <w:tcBorders>
              <w:top w:val="single" w:sz="4" w:space="0" w:color="auto"/>
              <w:left w:val="single" w:sz="4" w:space="0" w:color="auto"/>
            </w:tcBorders>
          </w:tcPr>
          <w:p w14:paraId="4C3D6248" w14:textId="1566AB8F" w:rsidR="006C53F7" w:rsidRPr="00B36584" w:rsidRDefault="006C53F7"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17.5123</w:t>
            </w:r>
          </w:p>
        </w:tc>
      </w:tr>
      <w:tr w:rsidR="006C53F7" w:rsidRPr="00B36584" w14:paraId="4148D3AF" w14:textId="77777777" w:rsidTr="00D629F5">
        <w:tc>
          <w:tcPr>
            <w:tcW w:w="4675" w:type="dxa"/>
            <w:tcBorders>
              <w:bottom w:val="single" w:sz="4" w:space="0" w:color="auto"/>
              <w:right w:val="single" w:sz="4" w:space="0" w:color="auto"/>
            </w:tcBorders>
          </w:tcPr>
          <w:p w14:paraId="3F50BF47" w14:textId="55B98A1F" w:rsidR="006C53F7" w:rsidRPr="00B36584" w:rsidRDefault="006C53F7"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P-value</w:t>
            </w:r>
          </w:p>
        </w:tc>
        <w:tc>
          <w:tcPr>
            <w:tcW w:w="4675" w:type="dxa"/>
            <w:tcBorders>
              <w:left w:val="single" w:sz="4" w:space="0" w:color="auto"/>
              <w:bottom w:val="single" w:sz="4" w:space="0" w:color="auto"/>
            </w:tcBorders>
          </w:tcPr>
          <w:p w14:paraId="17C6D0E6" w14:textId="0D7A028C" w:rsidR="006C53F7" w:rsidRPr="00B36584" w:rsidRDefault="006C53F7" w:rsidP="00B36584">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0.0000</w:t>
            </w:r>
          </w:p>
        </w:tc>
      </w:tr>
      <w:tr w:rsidR="006C53F7" w:rsidRPr="00B36584" w14:paraId="4D6B9500" w14:textId="77777777" w:rsidTr="00D629F5">
        <w:tc>
          <w:tcPr>
            <w:tcW w:w="4675" w:type="dxa"/>
            <w:tcBorders>
              <w:top w:val="single" w:sz="4" w:space="0" w:color="auto"/>
              <w:right w:val="single" w:sz="4" w:space="0" w:color="auto"/>
            </w:tcBorders>
          </w:tcPr>
          <w:p w14:paraId="5D3C99C2" w14:textId="1C6BD34A" w:rsidR="006C53F7" w:rsidRPr="00B36584" w:rsidRDefault="006C53F7" w:rsidP="00B36584">
            <w:pPr>
              <w:spacing w:line="360" w:lineRule="auto"/>
              <w:jc w:val="center"/>
              <w:rPr>
                <w:rFonts w:ascii="Times New Roman" w:hAnsi="Times New Roman" w:cs="Times New Roman"/>
                <w:b/>
                <w:bCs/>
                <w:sz w:val="24"/>
                <w:szCs w:val="24"/>
              </w:rPr>
            </w:pPr>
            <w:r w:rsidRPr="00B36584">
              <w:rPr>
                <w:rFonts w:ascii="Times New Roman" w:hAnsi="Times New Roman" w:cs="Times New Roman"/>
                <w:b/>
                <w:bCs/>
                <w:sz w:val="24"/>
                <w:szCs w:val="24"/>
              </w:rPr>
              <w:t>Conclusion</w:t>
            </w:r>
          </w:p>
        </w:tc>
        <w:tc>
          <w:tcPr>
            <w:tcW w:w="4675" w:type="dxa"/>
            <w:tcBorders>
              <w:top w:val="single" w:sz="4" w:space="0" w:color="auto"/>
              <w:left w:val="single" w:sz="4" w:space="0" w:color="auto"/>
            </w:tcBorders>
          </w:tcPr>
          <w:p w14:paraId="78E3922C" w14:textId="4010B05C" w:rsidR="006C53F7" w:rsidRPr="00B36584" w:rsidRDefault="006C53F7" w:rsidP="00B36584">
            <w:pPr>
              <w:keepNext/>
              <w:spacing w:line="360" w:lineRule="auto"/>
              <w:jc w:val="center"/>
              <w:rPr>
                <w:rFonts w:ascii="Times New Roman" w:hAnsi="Times New Roman" w:cs="Times New Roman"/>
                <w:b/>
                <w:bCs/>
                <w:sz w:val="24"/>
                <w:szCs w:val="24"/>
              </w:rPr>
            </w:pPr>
            <w:r w:rsidRPr="00B36584">
              <w:rPr>
                <w:rFonts w:ascii="Times New Roman" w:hAnsi="Times New Roman" w:cs="Times New Roman"/>
                <w:b/>
                <w:bCs/>
                <w:sz w:val="24"/>
                <w:szCs w:val="24"/>
              </w:rPr>
              <w:t>Reject H</w:t>
            </w:r>
            <w:r w:rsidRPr="00B36584">
              <w:rPr>
                <w:rFonts w:ascii="Times New Roman" w:hAnsi="Times New Roman" w:cs="Times New Roman"/>
                <w:b/>
                <w:bCs/>
                <w:sz w:val="24"/>
                <w:szCs w:val="24"/>
                <w:vertAlign w:val="subscript"/>
              </w:rPr>
              <w:t>0</w:t>
            </w:r>
          </w:p>
        </w:tc>
      </w:tr>
    </w:tbl>
    <w:p w14:paraId="014130F1" w14:textId="77777777" w:rsidR="000E6D7C" w:rsidRPr="00B36584" w:rsidRDefault="000E6D7C" w:rsidP="00B36584">
      <w:pPr>
        <w:pStyle w:val="TableofFigures"/>
        <w:spacing w:line="360" w:lineRule="auto"/>
        <w:jc w:val="center"/>
        <w:rPr>
          <w:rFonts w:ascii="Times New Roman" w:hAnsi="Times New Roman" w:cs="Times New Roman"/>
          <w:i/>
          <w:iCs/>
        </w:rPr>
      </w:pPr>
    </w:p>
    <w:p w14:paraId="42F7D74A" w14:textId="4425E22D" w:rsidR="000E6D7C" w:rsidRPr="00B36584" w:rsidRDefault="000E6D7C" w:rsidP="00B36584">
      <w:pPr>
        <w:pStyle w:val="TableofFigures"/>
        <w:spacing w:line="360" w:lineRule="auto"/>
        <w:jc w:val="center"/>
        <w:rPr>
          <w:rFonts w:ascii="Times New Roman" w:hAnsi="Times New Roman" w:cs="Times New Roman"/>
          <w:b w:val="0"/>
          <w:bCs w:val="0"/>
          <w:i/>
          <w:iCs/>
          <w:sz w:val="22"/>
          <w:szCs w:val="22"/>
        </w:rPr>
      </w:pPr>
      <w:bookmarkStart w:id="120" w:name="_Toc152356577"/>
      <w:r w:rsidRPr="00B36584">
        <w:rPr>
          <w:rFonts w:ascii="Times New Roman" w:hAnsi="Times New Roman" w:cs="Times New Roman"/>
          <w:b w:val="0"/>
          <w:bCs w:val="0"/>
          <w:i/>
          <w:iCs/>
          <w:sz w:val="22"/>
          <w:szCs w:val="22"/>
        </w:rPr>
        <w:t xml:space="preserve">Table </w:t>
      </w:r>
      <w:r w:rsidRPr="00B36584">
        <w:rPr>
          <w:rFonts w:ascii="Times New Roman" w:hAnsi="Times New Roman" w:cs="Times New Roman"/>
          <w:b w:val="0"/>
          <w:bCs w:val="0"/>
          <w:i/>
          <w:iCs/>
          <w:sz w:val="22"/>
          <w:szCs w:val="22"/>
        </w:rPr>
        <w:fldChar w:fldCharType="begin"/>
      </w:r>
      <w:r w:rsidRPr="00B36584">
        <w:rPr>
          <w:rFonts w:ascii="Times New Roman" w:hAnsi="Times New Roman" w:cs="Times New Roman"/>
          <w:b w:val="0"/>
          <w:bCs w:val="0"/>
          <w:i/>
          <w:iCs/>
          <w:sz w:val="22"/>
          <w:szCs w:val="22"/>
        </w:rPr>
        <w:instrText xml:space="preserve"> SEQ Table \* ARABIC </w:instrText>
      </w:r>
      <w:r w:rsidRPr="00B36584">
        <w:rPr>
          <w:rFonts w:ascii="Times New Roman" w:hAnsi="Times New Roman" w:cs="Times New Roman"/>
          <w:b w:val="0"/>
          <w:bCs w:val="0"/>
          <w:i/>
          <w:iCs/>
          <w:sz w:val="22"/>
          <w:szCs w:val="22"/>
        </w:rPr>
        <w:fldChar w:fldCharType="separate"/>
      </w:r>
      <w:r w:rsidR="00D82838" w:rsidRPr="00B36584">
        <w:rPr>
          <w:rFonts w:ascii="Times New Roman" w:hAnsi="Times New Roman" w:cs="Times New Roman"/>
          <w:b w:val="0"/>
          <w:bCs w:val="0"/>
          <w:i/>
          <w:iCs/>
          <w:noProof/>
          <w:sz w:val="22"/>
          <w:szCs w:val="22"/>
        </w:rPr>
        <w:t>6</w:t>
      </w:r>
      <w:r w:rsidRPr="00B36584">
        <w:rPr>
          <w:rFonts w:ascii="Times New Roman" w:hAnsi="Times New Roman" w:cs="Times New Roman"/>
          <w:b w:val="0"/>
          <w:bCs w:val="0"/>
          <w:i/>
          <w:iCs/>
          <w:sz w:val="22"/>
          <w:szCs w:val="22"/>
        </w:rPr>
        <w:fldChar w:fldCharType="end"/>
      </w:r>
      <w:r w:rsidRPr="00B36584">
        <w:rPr>
          <w:rFonts w:ascii="Times New Roman" w:hAnsi="Times New Roman" w:cs="Times New Roman"/>
          <w:b w:val="0"/>
          <w:bCs w:val="0"/>
          <w:i/>
          <w:iCs/>
          <w:sz w:val="22"/>
          <w:szCs w:val="22"/>
        </w:rPr>
        <w:t>: Brief Heteroscedasticity Wald Test’s Result for REM</w:t>
      </w:r>
      <w:bookmarkEnd w:id="120"/>
    </w:p>
    <w:p w14:paraId="11085416" w14:textId="77777777" w:rsidR="00D629F5" w:rsidRPr="00B36584" w:rsidRDefault="00D629F5" w:rsidP="00B36584">
      <w:pPr>
        <w:spacing w:line="360" w:lineRule="auto"/>
        <w:jc w:val="center"/>
        <w:rPr>
          <w:rFonts w:ascii="Times New Roman" w:hAnsi="Times New Roman" w:cs="Times New Roman"/>
          <w:sz w:val="24"/>
          <w:szCs w:val="24"/>
        </w:rPr>
      </w:pPr>
    </w:p>
    <w:p w14:paraId="5CC4083D" w14:textId="49B9E636" w:rsidR="1540EC85" w:rsidRPr="00B36584" w:rsidRDefault="3F7C57DD" w:rsidP="00B36584">
      <w:pPr>
        <w:spacing w:line="360" w:lineRule="auto"/>
        <w:ind w:firstLine="567"/>
        <w:jc w:val="both"/>
        <w:rPr>
          <w:rFonts w:ascii="Times New Roman" w:hAnsi="Times New Roman" w:cs="Times New Roman"/>
          <w:sz w:val="24"/>
          <w:szCs w:val="24"/>
        </w:rPr>
      </w:pPr>
      <w:r w:rsidRPr="00B36584">
        <w:rPr>
          <w:rFonts w:ascii="Times New Roman" w:hAnsi="Times New Roman" w:cs="Times New Roman"/>
          <w:sz w:val="24"/>
          <w:szCs w:val="24"/>
        </w:rPr>
        <w:t>Given that the p-value is 0.0000, it is less than any conventional significance level (such as 0.01</w:t>
      </w:r>
      <w:r w:rsidR="00D629F5" w:rsidRPr="00B36584">
        <w:rPr>
          <w:rFonts w:ascii="Times New Roman" w:hAnsi="Times New Roman" w:cs="Times New Roman"/>
          <w:sz w:val="24"/>
          <w:szCs w:val="24"/>
        </w:rPr>
        <w:t xml:space="preserve"> and </w:t>
      </w:r>
      <w:r w:rsidRPr="00B36584">
        <w:rPr>
          <w:rFonts w:ascii="Times New Roman" w:hAnsi="Times New Roman" w:cs="Times New Roman"/>
          <w:sz w:val="24"/>
          <w:szCs w:val="24"/>
        </w:rPr>
        <w:t xml:space="preserve">0.05). Therefore, we reject the null hypothesis of no heteroscedasticity. This leads to the conclusion that there is significant heteroscedasticity within the </w:t>
      </w:r>
      <w:r w:rsidR="00D629F5" w:rsidRPr="00B36584">
        <w:rPr>
          <w:rFonts w:ascii="Times New Roman" w:hAnsi="Times New Roman" w:cs="Times New Roman"/>
          <w:sz w:val="24"/>
          <w:szCs w:val="24"/>
        </w:rPr>
        <w:t>REM</w:t>
      </w:r>
      <w:r w:rsidRPr="00B36584">
        <w:rPr>
          <w:rFonts w:ascii="Times New Roman" w:hAnsi="Times New Roman" w:cs="Times New Roman"/>
          <w:sz w:val="24"/>
          <w:szCs w:val="24"/>
        </w:rPr>
        <w:t xml:space="preserve"> </w:t>
      </w:r>
      <w:r w:rsidR="7EBEE135" w:rsidRPr="00B36584">
        <w:rPr>
          <w:rFonts w:ascii="Times New Roman" w:hAnsi="Times New Roman" w:cs="Times New Roman"/>
          <w:sz w:val="24"/>
          <w:szCs w:val="24"/>
        </w:rPr>
        <w:t>Thus</w:t>
      </w:r>
      <w:r w:rsidRPr="00B36584">
        <w:rPr>
          <w:rFonts w:ascii="Times New Roman" w:hAnsi="Times New Roman" w:cs="Times New Roman"/>
          <w:sz w:val="24"/>
          <w:szCs w:val="24"/>
        </w:rPr>
        <w:t xml:space="preserve">, we have used robust </w:t>
      </w:r>
      <w:r w:rsidRPr="00B36584">
        <w:rPr>
          <w:rFonts w:ascii="Times New Roman" w:hAnsi="Times New Roman" w:cs="Times New Roman"/>
          <w:sz w:val="24"/>
          <w:szCs w:val="24"/>
        </w:rPr>
        <w:lastRenderedPageBreak/>
        <w:t xml:space="preserve">standard errors to correct for heteroscedasticity </w:t>
      </w:r>
      <w:proofErr w:type="gramStart"/>
      <w:r w:rsidRPr="00B36584">
        <w:rPr>
          <w:rFonts w:ascii="Times New Roman" w:hAnsi="Times New Roman" w:cs="Times New Roman"/>
          <w:sz w:val="24"/>
          <w:szCs w:val="24"/>
        </w:rPr>
        <w:t>ensures</w:t>
      </w:r>
      <w:proofErr w:type="gramEnd"/>
      <w:r w:rsidRPr="00B36584">
        <w:rPr>
          <w:rFonts w:ascii="Times New Roman" w:hAnsi="Times New Roman" w:cs="Times New Roman"/>
          <w:sz w:val="24"/>
          <w:szCs w:val="24"/>
        </w:rPr>
        <w:t xml:space="preserve"> more reliable statistical inference in the next step.</w:t>
      </w:r>
    </w:p>
    <w:p w14:paraId="6B31F7AF" w14:textId="27B8BC5A" w:rsidR="002F52D3" w:rsidRPr="00B36584" w:rsidRDefault="392F6A62" w:rsidP="00B36584">
      <w:pPr>
        <w:pStyle w:val="Heading3"/>
        <w:spacing w:line="360" w:lineRule="auto"/>
        <w:jc w:val="both"/>
        <w:rPr>
          <w:rFonts w:cs="Times New Roman"/>
        </w:rPr>
      </w:pPr>
      <w:bookmarkStart w:id="121" w:name="_96nxu1ws6qix"/>
      <w:bookmarkStart w:id="122" w:name="_Toc152346214"/>
      <w:bookmarkStart w:id="123" w:name="_Toc152356701"/>
      <w:bookmarkStart w:id="124" w:name="_Toc152356966"/>
      <w:bookmarkEnd w:id="121"/>
      <w:r w:rsidRPr="00B36584">
        <w:rPr>
          <w:rFonts w:cs="Times New Roman"/>
        </w:rPr>
        <w:t>Breusch and Pagan LM test (Detail on Appendix 04)</w:t>
      </w:r>
      <w:bookmarkEnd w:id="122"/>
      <w:bookmarkEnd w:id="123"/>
      <w:bookmarkEnd w:id="124"/>
    </w:p>
    <w:p w14:paraId="5F208222" w14:textId="36ACF520" w:rsidR="005C06F2" w:rsidRPr="00B36584" w:rsidRDefault="005C06F2"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H</w:t>
      </w:r>
      <w:r w:rsidRPr="00B36584">
        <w:rPr>
          <w:rFonts w:ascii="Times New Roman" w:hAnsi="Times New Roman" w:cs="Times New Roman"/>
          <w:sz w:val="24"/>
          <w:szCs w:val="24"/>
          <w:vertAlign w:val="subscript"/>
        </w:rPr>
        <w:t xml:space="preserve">0: </w:t>
      </w:r>
      <w:r w:rsidRPr="00B36584">
        <w:rPr>
          <w:rFonts w:ascii="Times New Roman" w:hAnsi="Times New Roman" w:cs="Times New Roman"/>
          <w:sz w:val="24"/>
          <w:szCs w:val="24"/>
        </w:rPr>
        <w:t xml:space="preserve">Adopting the </w:t>
      </w:r>
      <w:r w:rsidR="00D629F5" w:rsidRPr="00B36584">
        <w:rPr>
          <w:rFonts w:ascii="Times New Roman" w:hAnsi="Times New Roman" w:cs="Times New Roman"/>
          <w:sz w:val="24"/>
          <w:szCs w:val="24"/>
        </w:rPr>
        <w:t>REM</w:t>
      </w:r>
    </w:p>
    <w:p w14:paraId="2CA2082D" w14:textId="77777777" w:rsidR="005C06F2" w:rsidRPr="00B36584" w:rsidRDefault="005C06F2" w:rsidP="00B36584">
      <w:pPr>
        <w:spacing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D7F6D" w:rsidRPr="00B36584" w14:paraId="09309381" w14:textId="77777777" w:rsidTr="00D629F5">
        <w:tc>
          <w:tcPr>
            <w:tcW w:w="4675" w:type="dxa"/>
            <w:tcBorders>
              <w:bottom w:val="single" w:sz="4" w:space="0" w:color="auto"/>
              <w:right w:val="single" w:sz="4" w:space="0" w:color="auto"/>
            </w:tcBorders>
          </w:tcPr>
          <w:p w14:paraId="2B59B21D" w14:textId="69D961B0" w:rsidR="00ED7F6D" w:rsidRPr="00B36584" w:rsidRDefault="00ED7F6D" w:rsidP="00027592">
            <w:pPr>
              <w:spacing w:line="360" w:lineRule="auto"/>
              <w:jc w:val="center"/>
              <w:rPr>
                <w:rFonts w:ascii="Times New Roman" w:hAnsi="Times New Roman" w:cs="Times New Roman"/>
                <w:b/>
                <w:bCs/>
                <w:sz w:val="24"/>
                <w:szCs w:val="24"/>
              </w:rPr>
            </w:pPr>
            <w:r w:rsidRPr="00B36584">
              <w:rPr>
                <w:rFonts w:ascii="Times New Roman" w:hAnsi="Times New Roman" w:cs="Times New Roman"/>
                <w:b/>
                <w:bCs/>
                <w:sz w:val="24"/>
                <w:szCs w:val="24"/>
              </w:rPr>
              <w:t>Breusch and Pagan LM Test</w:t>
            </w:r>
          </w:p>
        </w:tc>
        <w:tc>
          <w:tcPr>
            <w:tcW w:w="4675" w:type="dxa"/>
            <w:tcBorders>
              <w:left w:val="single" w:sz="4" w:space="0" w:color="auto"/>
              <w:bottom w:val="single" w:sz="4" w:space="0" w:color="auto"/>
            </w:tcBorders>
          </w:tcPr>
          <w:p w14:paraId="2B12BEDB" w14:textId="51C9B13B" w:rsidR="00ED7F6D" w:rsidRPr="00B36584" w:rsidRDefault="00075F5C" w:rsidP="00027592">
            <w:pPr>
              <w:spacing w:line="360" w:lineRule="auto"/>
              <w:jc w:val="center"/>
              <w:rPr>
                <w:rFonts w:ascii="Times New Roman" w:hAnsi="Times New Roman" w:cs="Times New Roman"/>
                <w:b/>
                <w:bCs/>
                <w:sz w:val="24"/>
                <w:szCs w:val="24"/>
              </w:rPr>
            </w:pPr>
            <w:r w:rsidRPr="00B36584">
              <w:rPr>
                <w:rFonts w:ascii="Times New Roman" w:hAnsi="Times New Roman" w:cs="Times New Roman"/>
                <w:b/>
                <w:bCs/>
                <w:sz w:val="24"/>
                <w:szCs w:val="24"/>
              </w:rPr>
              <w:t>Result</w:t>
            </w:r>
          </w:p>
        </w:tc>
      </w:tr>
      <w:tr w:rsidR="00074678" w:rsidRPr="00B36584" w14:paraId="5144F30C" w14:textId="77777777" w:rsidTr="00D629F5">
        <w:tc>
          <w:tcPr>
            <w:tcW w:w="4675" w:type="dxa"/>
            <w:tcBorders>
              <w:top w:val="single" w:sz="4" w:space="0" w:color="auto"/>
              <w:right w:val="single" w:sz="4" w:space="0" w:color="auto"/>
            </w:tcBorders>
          </w:tcPr>
          <w:p w14:paraId="4E3A7BE3" w14:textId="05E101AA" w:rsidR="00074678" w:rsidRPr="00B36584" w:rsidRDefault="00074678" w:rsidP="00027592">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chibar2(01)</w:t>
            </w:r>
          </w:p>
        </w:tc>
        <w:tc>
          <w:tcPr>
            <w:tcW w:w="4675" w:type="dxa"/>
            <w:tcBorders>
              <w:top w:val="single" w:sz="4" w:space="0" w:color="auto"/>
              <w:left w:val="single" w:sz="4" w:space="0" w:color="auto"/>
            </w:tcBorders>
          </w:tcPr>
          <w:p w14:paraId="34AFA475" w14:textId="02FE2C75" w:rsidR="00074678" w:rsidRPr="00B36584" w:rsidRDefault="00074678" w:rsidP="00027592">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439.72</w:t>
            </w:r>
          </w:p>
        </w:tc>
      </w:tr>
      <w:tr w:rsidR="00074678" w:rsidRPr="00B36584" w14:paraId="66650265" w14:textId="77777777" w:rsidTr="00D629F5">
        <w:tc>
          <w:tcPr>
            <w:tcW w:w="4675" w:type="dxa"/>
            <w:tcBorders>
              <w:bottom w:val="single" w:sz="4" w:space="0" w:color="auto"/>
              <w:right w:val="single" w:sz="4" w:space="0" w:color="auto"/>
            </w:tcBorders>
          </w:tcPr>
          <w:p w14:paraId="5D2CE554" w14:textId="6214BE3E" w:rsidR="00074678" w:rsidRPr="00B36584" w:rsidRDefault="00074678" w:rsidP="00027592">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Prob &gt; chibar2</w:t>
            </w:r>
          </w:p>
        </w:tc>
        <w:tc>
          <w:tcPr>
            <w:tcW w:w="4675" w:type="dxa"/>
            <w:tcBorders>
              <w:left w:val="single" w:sz="4" w:space="0" w:color="auto"/>
              <w:bottom w:val="single" w:sz="4" w:space="0" w:color="auto"/>
            </w:tcBorders>
          </w:tcPr>
          <w:p w14:paraId="1E66BCC8" w14:textId="21D50BD0" w:rsidR="00074678" w:rsidRPr="00B36584" w:rsidRDefault="00074678" w:rsidP="00027592">
            <w:pPr>
              <w:spacing w:line="360" w:lineRule="auto"/>
              <w:jc w:val="center"/>
              <w:rPr>
                <w:rFonts w:ascii="Times New Roman" w:hAnsi="Times New Roman" w:cs="Times New Roman"/>
                <w:sz w:val="24"/>
                <w:szCs w:val="24"/>
              </w:rPr>
            </w:pPr>
            <w:r w:rsidRPr="00B36584">
              <w:rPr>
                <w:rFonts w:ascii="Times New Roman" w:hAnsi="Times New Roman" w:cs="Times New Roman"/>
                <w:sz w:val="24"/>
                <w:szCs w:val="24"/>
              </w:rPr>
              <w:t>0.0000</w:t>
            </w:r>
          </w:p>
        </w:tc>
      </w:tr>
      <w:tr w:rsidR="00074678" w:rsidRPr="00B36584" w14:paraId="17DD900C" w14:textId="77777777" w:rsidTr="00D629F5">
        <w:tc>
          <w:tcPr>
            <w:tcW w:w="4675" w:type="dxa"/>
            <w:tcBorders>
              <w:top w:val="single" w:sz="4" w:space="0" w:color="auto"/>
              <w:right w:val="single" w:sz="4" w:space="0" w:color="auto"/>
            </w:tcBorders>
          </w:tcPr>
          <w:p w14:paraId="4C19D04E" w14:textId="4A1B7336" w:rsidR="00074678" w:rsidRPr="00B36584" w:rsidRDefault="00074678" w:rsidP="00027592">
            <w:pPr>
              <w:spacing w:line="360" w:lineRule="auto"/>
              <w:jc w:val="center"/>
              <w:rPr>
                <w:rFonts w:ascii="Times New Roman" w:hAnsi="Times New Roman" w:cs="Times New Roman"/>
                <w:b/>
                <w:bCs/>
                <w:sz w:val="24"/>
                <w:szCs w:val="24"/>
              </w:rPr>
            </w:pPr>
            <w:r w:rsidRPr="00B36584">
              <w:rPr>
                <w:rFonts w:ascii="Times New Roman" w:hAnsi="Times New Roman" w:cs="Times New Roman"/>
                <w:b/>
                <w:bCs/>
                <w:sz w:val="24"/>
                <w:szCs w:val="24"/>
              </w:rPr>
              <w:t>Conclusion</w:t>
            </w:r>
          </w:p>
        </w:tc>
        <w:tc>
          <w:tcPr>
            <w:tcW w:w="4675" w:type="dxa"/>
            <w:tcBorders>
              <w:top w:val="single" w:sz="4" w:space="0" w:color="auto"/>
              <w:left w:val="single" w:sz="4" w:space="0" w:color="auto"/>
            </w:tcBorders>
          </w:tcPr>
          <w:p w14:paraId="15592498" w14:textId="67C5C1CF" w:rsidR="00074678" w:rsidRPr="00B36584" w:rsidRDefault="00074678" w:rsidP="00027592">
            <w:pPr>
              <w:keepNext/>
              <w:spacing w:line="360" w:lineRule="auto"/>
              <w:jc w:val="center"/>
              <w:rPr>
                <w:rFonts w:ascii="Times New Roman" w:hAnsi="Times New Roman" w:cs="Times New Roman"/>
                <w:b/>
                <w:bCs/>
                <w:sz w:val="24"/>
                <w:szCs w:val="24"/>
                <w:vertAlign w:val="subscript"/>
              </w:rPr>
            </w:pPr>
            <w:r w:rsidRPr="00B36584">
              <w:rPr>
                <w:rFonts w:ascii="Times New Roman" w:hAnsi="Times New Roman" w:cs="Times New Roman"/>
                <w:b/>
                <w:bCs/>
                <w:sz w:val="24"/>
                <w:szCs w:val="24"/>
              </w:rPr>
              <w:t>Reject H</w:t>
            </w:r>
            <w:r w:rsidRPr="00B36584">
              <w:rPr>
                <w:rFonts w:ascii="Times New Roman" w:hAnsi="Times New Roman" w:cs="Times New Roman"/>
                <w:b/>
                <w:bCs/>
                <w:sz w:val="24"/>
                <w:szCs w:val="24"/>
                <w:vertAlign w:val="subscript"/>
              </w:rPr>
              <w:t>0</w:t>
            </w:r>
          </w:p>
        </w:tc>
      </w:tr>
    </w:tbl>
    <w:p w14:paraId="0B7E3444" w14:textId="77777777" w:rsidR="000E6D7C" w:rsidRPr="00B36584" w:rsidRDefault="000E6D7C" w:rsidP="00027592">
      <w:pPr>
        <w:pStyle w:val="TableofFigures"/>
        <w:spacing w:line="360" w:lineRule="auto"/>
        <w:jc w:val="center"/>
        <w:rPr>
          <w:rFonts w:ascii="Times New Roman" w:hAnsi="Times New Roman" w:cs="Times New Roman"/>
          <w:i/>
          <w:iCs/>
        </w:rPr>
      </w:pPr>
    </w:p>
    <w:p w14:paraId="6CBDD467" w14:textId="6FB4B58A" w:rsidR="000E6D7C" w:rsidRPr="00027592" w:rsidRDefault="000E6D7C" w:rsidP="00027592">
      <w:pPr>
        <w:pStyle w:val="TableofFigures"/>
        <w:spacing w:line="360" w:lineRule="auto"/>
        <w:jc w:val="center"/>
        <w:rPr>
          <w:rFonts w:ascii="Times New Roman" w:hAnsi="Times New Roman" w:cs="Times New Roman"/>
          <w:b w:val="0"/>
          <w:bCs w:val="0"/>
          <w:i/>
          <w:iCs/>
          <w:sz w:val="22"/>
          <w:szCs w:val="22"/>
        </w:rPr>
      </w:pPr>
      <w:bookmarkStart w:id="125" w:name="_Toc152356578"/>
      <w:r w:rsidRPr="00027592">
        <w:rPr>
          <w:rFonts w:ascii="Times New Roman" w:hAnsi="Times New Roman" w:cs="Times New Roman"/>
          <w:b w:val="0"/>
          <w:bCs w:val="0"/>
          <w:i/>
          <w:iCs/>
          <w:sz w:val="22"/>
          <w:szCs w:val="22"/>
        </w:rPr>
        <w:t xml:space="preserve">Table </w:t>
      </w:r>
      <w:r w:rsidRPr="00027592">
        <w:rPr>
          <w:rFonts w:ascii="Times New Roman" w:hAnsi="Times New Roman" w:cs="Times New Roman"/>
          <w:b w:val="0"/>
          <w:bCs w:val="0"/>
          <w:i/>
          <w:iCs/>
          <w:sz w:val="22"/>
          <w:szCs w:val="22"/>
        </w:rPr>
        <w:fldChar w:fldCharType="begin"/>
      </w:r>
      <w:r w:rsidRPr="00027592">
        <w:rPr>
          <w:rFonts w:ascii="Times New Roman" w:hAnsi="Times New Roman" w:cs="Times New Roman"/>
          <w:b w:val="0"/>
          <w:bCs w:val="0"/>
          <w:i/>
          <w:iCs/>
          <w:sz w:val="22"/>
          <w:szCs w:val="22"/>
        </w:rPr>
        <w:instrText xml:space="preserve"> SEQ Table \* ARABIC </w:instrText>
      </w:r>
      <w:r w:rsidRPr="00027592">
        <w:rPr>
          <w:rFonts w:ascii="Times New Roman" w:hAnsi="Times New Roman" w:cs="Times New Roman"/>
          <w:b w:val="0"/>
          <w:bCs w:val="0"/>
          <w:i/>
          <w:iCs/>
          <w:sz w:val="22"/>
          <w:szCs w:val="22"/>
        </w:rPr>
        <w:fldChar w:fldCharType="separate"/>
      </w:r>
      <w:r w:rsidR="00D82838" w:rsidRPr="00027592">
        <w:rPr>
          <w:rFonts w:ascii="Times New Roman" w:hAnsi="Times New Roman" w:cs="Times New Roman"/>
          <w:b w:val="0"/>
          <w:bCs w:val="0"/>
          <w:i/>
          <w:iCs/>
          <w:noProof/>
          <w:sz w:val="22"/>
          <w:szCs w:val="22"/>
        </w:rPr>
        <w:t>7</w:t>
      </w:r>
      <w:r w:rsidRPr="00027592">
        <w:rPr>
          <w:rFonts w:ascii="Times New Roman" w:hAnsi="Times New Roman" w:cs="Times New Roman"/>
          <w:b w:val="0"/>
          <w:bCs w:val="0"/>
          <w:i/>
          <w:iCs/>
          <w:sz w:val="22"/>
          <w:szCs w:val="22"/>
        </w:rPr>
        <w:fldChar w:fldCharType="end"/>
      </w:r>
      <w:r w:rsidRPr="00027592">
        <w:rPr>
          <w:rFonts w:ascii="Times New Roman" w:hAnsi="Times New Roman" w:cs="Times New Roman"/>
          <w:b w:val="0"/>
          <w:bCs w:val="0"/>
          <w:i/>
          <w:iCs/>
          <w:sz w:val="22"/>
          <w:szCs w:val="22"/>
        </w:rPr>
        <w:t>: Brief Breusch and Pagan LM Test Result for REM</w:t>
      </w:r>
      <w:bookmarkEnd w:id="125"/>
    </w:p>
    <w:p w14:paraId="30683A65" w14:textId="77777777" w:rsidR="00D629F5" w:rsidRPr="00B36584" w:rsidRDefault="00D629F5" w:rsidP="00B36584">
      <w:pPr>
        <w:spacing w:line="360" w:lineRule="auto"/>
        <w:jc w:val="both"/>
        <w:rPr>
          <w:rFonts w:ascii="Times New Roman" w:hAnsi="Times New Roman" w:cs="Times New Roman"/>
          <w:sz w:val="24"/>
          <w:szCs w:val="24"/>
        </w:rPr>
      </w:pPr>
    </w:p>
    <w:p w14:paraId="5D37FB03" w14:textId="4509B501" w:rsidR="002F52D3" w:rsidRPr="00B36584" w:rsidRDefault="00DE0C8F" w:rsidP="00B36584">
      <w:pPr>
        <w:spacing w:before="60" w:after="60" w:line="360" w:lineRule="auto"/>
        <w:ind w:firstLine="567"/>
        <w:jc w:val="both"/>
        <w:rPr>
          <w:rFonts w:ascii="Times New Roman" w:eastAsia="Times New Roman" w:hAnsi="Times New Roman" w:cs="Times New Roman"/>
          <w:sz w:val="24"/>
          <w:szCs w:val="24"/>
        </w:rPr>
      </w:pPr>
      <w:proofErr w:type="gramStart"/>
      <w:r w:rsidRPr="00B36584">
        <w:rPr>
          <w:rFonts w:ascii="Times New Roman" w:eastAsia="Times New Roman" w:hAnsi="Times New Roman" w:cs="Times New Roman"/>
          <w:sz w:val="24"/>
          <w:szCs w:val="24"/>
        </w:rPr>
        <w:t>From</w:t>
      </w:r>
      <w:proofErr w:type="gramEnd"/>
      <w:r w:rsidRPr="00B36584">
        <w:rPr>
          <w:rFonts w:ascii="Times New Roman" w:eastAsia="Times New Roman" w:hAnsi="Times New Roman" w:cs="Times New Roman"/>
          <w:sz w:val="24"/>
          <w:szCs w:val="24"/>
        </w:rPr>
        <w:t xml:space="preserve"> the results of the model, </w:t>
      </w:r>
      <w:r w:rsidR="00CD2A36" w:rsidRPr="00B36584">
        <w:rPr>
          <w:rFonts w:ascii="Times New Roman" w:eastAsia="Times New Roman" w:hAnsi="Times New Roman" w:cs="Times New Roman"/>
          <w:sz w:val="24"/>
          <w:szCs w:val="24"/>
        </w:rPr>
        <w:t>the</w:t>
      </w:r>
      <w:r w:rsidRPr="00B36584">
        <w:rPr>
          <w:rFonts w:ascii="Times New Roman" w:eastAsia="Times New Roman" w:hAnsi="Times New Roman" w:cs="Times New Roman"/>
          <w:sz w:val="24"/>
          <w:szCs w:val="24"/>
        </w:rPr>
        <w:t xml:space="preserve"> chi-squared value is 439.72 and the p-value is 0.0000. This means significant variations exist among the VN30 companies that the included variables do not fully explain. As a result, our analysis adopts a </w:t>
      </w:r>
      <w:r w:rsidR="00D629F5" w:rsidRPr="00B36584">
        <w:rPr>
          <w:rFonts w:ascii="Times New Roman" w:eastAsia="Times New Roman" w:hAnsi="Times New Roman" w:cs="Times New Roman"/>
          <w:sz w:val="24"/>
          <w:szCs w:val="24"/>
        </w:rPr>
        <w:t>REM</w:t>
      </w:r>
      <w:r w:rsidRPr="00B36584">
        <w:rPr>
          <w:rFonts w:ascii="Times New Roman" w:eastAsia="Times New Roman" w:hAnsi="Times New Roman" w:cs="Times New Roman"/>
          <w:sz w:val="24"/>
          <w:szCs w:val="24"/>
        </w:rPr>
        <w:t xml:space="preserve"> to incorporate the unobserved diversity among these entities. This </w:t>
      </w:r>
      <w:r w:rsidR="00D629F5" w:rsidRPr="00B36584">
        <w:rPr>
          <w:rFonts w:ascii="Times New Roman" w:eastAsia="Times New Roman" w:hAnsi="Times New Roman" w:cs="Times New Roman"/>
          <w:sz w:val="24"/>
          <w:szCs w:val="24"/>
        </w:rPr>
        <w:t>approach</w:t>
      </w:r>
      <w:r w:rsidRPr="00B36584">
        <w:rPr>
          <w:rFonts w:ascii="Times New Roman" w:eastAsia="Times New Roman" w:hAnsi="Times New Roman" w:cs="Times New Roman"/>
          <w:sz w:val="24"/>
          <w:szCs w:val="24"/>
        </w:rPr>
        <w:t xml:space="preserve"> enhances precision in assessing how the specified economic and financial factors influence VN30 stock market trends and Vietnam's </w:t>
      </w:r>
      <w:r w:rsidR="00D629F5" w:rsidRPr="00B36584">
        <w:rPr>
          <w:rFonts w:ascii="Times New Roman" w:eastAsia="Times New Roman" w:hAnsi="Times New Roman" w:cs="Times New Roman"/>
          <w:sz w:val="24"/>
          <w:szCs w:val="24"/>
        </w:rPr>
        <w:t>EG</w:t>
      </w:r>
      <w:r w:rsidRPr="00B36584">
        <w:rPr>
          <w:rFonts w:ascii="Times New Roman" w:eastAsia="Times New Roman" w:hAnsi="Times New Roman" w:cs="Times New Roman"/>
          <w:sz w:val="24"/>
          <w:szCs w:val="24"/>
        </w:rPr>
        <w:t>.</w:t>
      </w:r>
    </w:p>
    <w:p w14:paraId="47A58140" w14:textId="2A89344C" w:rsidR="002F52D3" w:rsidRPr="00B36584" w:rsidRDefault="392F6A62" w:rsidP="00B36584">
      <w:pPr>
        <w:pStyle w:val="Heading3"/>
        <w:spacing w:line="360" w:lineRule="auto"/>
        <w:jc w:val="both"/>
        <w:rPr>
          <w:rFonts w:cs="Times New Roman"/>
        </w:rPr>
      </w:pPr>
      <w:bookmarkStart w:id="126" w:name="_Toc152346215"/>
      <w:bookmarkStart w:id="127" w:name="_Toc152356702"/>
      <w:bookmarkStart w:id="128" w:name="_Toc152356967"/>
      <w:r w:rsidRPr="00B36584">
        <w:rPr>
          <w:rFonts w:cs="Times New Roman"/>
        </w:rPr>
        <w:t>Autocorrelation Tests (Detail on Appendix 04)</w:t>
      </w:r>
      <w:bookmarkEnd w:id="126"/>
      <w:bookmarkEnd w:id="127"/>
      <w:bookmarkEnd w:id="128"/>
    </w:p>
    <w:p w14:paraId="777E909C" w14:textId="5621DD63" w:rsidR="00016AE6" w:rsidRPr="00B36584" w:rsidRDefault="00016AE6" w:rsidP="00B36584">
      <w:pPr>
        <w:spacing w:line="360" w:lineRule="auto"/>
        <w:jc w:val="both"/>
        <w:rPr>
          <w:rFonts w:ascii="Times New Roman" w:eastAsia="Times New Roman" w:hAnsi="Times New Roman" w:cs="Times New Roman"/>
          <w:sz w:val="24"/>
          <w:szCs w:val="24"/>
        </w:rPr>
      </w:pPr>
      <w:r w:rsidRPr="00B36584">
        <w:rPr>
          <w:rFonts w:ascii="Times New Roman" w:hAnsi="Times New Roman" w:cs="Times New Roman"/>
          <w:sz w:val="24"/>
          <w:szCs w:val="24"/>
        </w:rPr>
        <w:t>H</w:t>
      </w:r>
      <w:r w:rsidRPr="00B36584">
        <w:rPr>
          <w:rFonts w:ascii="Times New Roman" w:hAnsi="Times New Roman" w:cs="Times New Roman"/>
          <w:sz w:val="24"/>
          <w:szCs w:val="24"/>
          <w:vertAlign w:val="subscript"/>
        </w:rPr>
        <w:t>0</w:t>
      </w:r>
      <w:r w:rsidRPr="00B36584">
        <w:rPr>
          <w:rFonts w:ascii="Times New Roman" w:hAnsi="Times New Roman" w:cs="Times New Roman"/>
          <w:sz w:val="24"/>
          <w:szCs w:val="24"/>
        </w:rPr>
        <w:t>: No serial correlation</w:t>
      </w:r>
      <w:r w:rsidRPr="00B36584">
        <w:rPr>
          <w:rFonts w:ascii="Times New Roman" w:eastAsia="Times New Roman" w:hAnsi="Times New Roman" w:cs="Times New Roman"/>
          <w:sz w:val="24"/>
          <w:szCs w:val="24"/>
        </w:rPr>
        <w:t xml:space="preserve"> in the residuals of regression model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F6988" w:rsidRPr="00B36584" w14:paraId="7CB08B97" w14:textId="77777777" w:rsidTr="00D629F5">
        <w:trPr>
          <w:jc w:val="center"/>
        </w:trPr>
        <w:tc>
          <w:tcPr>
            <w:tcW w:w="4675" w:type="dxa"/>
            <w:tcBorders>
              <w:bottom w:val="single" w:sz="4" w:space="0" w:color="auto"/>
              <w:right w:val="single" w:sz="4" w:space="0" w:color="auto"/>
            </w:tcBorders>
          </w:tcPr>
          <w:p w14:paraId="770CFBD6" w14:textId="5BE2815D" w:rsidR="00DF6988" w:rsidRPr="00B36584" w:rsidRDefault="00DF6988" w:rsidP="00027592">
            <w:pPr>
              <w:spacing w:line="360" w:lineRule="auto"/>
              <w:jc w:val="center"/>
              <w:rPr>
                <w:rFonts w:ascii="Times New Roman" w:eastAsia="Times New Roman" w:hAnsi="Times New Roman" w:cs="Times New Roman"/>
                <w:b/>
                <w:bCs/>
                <w:sz w:val="24"/>
                <w:szCs w:val="24"/>
              </w:rPr>
            </w:pPr>
            <w:r w:rsidRPr="00B36584">
              <w:rPr>
                <w:rFonts w:ascii="Times New Roman" w:eastAsia="Times New Roman" w:hAnsi="Times New Roman" w:cs="Times New Roman"/>
                <w:b/>
                <w:bCs/>
                <w:sz w:val="24"/>
                <w:szCs w:val="24"/>
              </w:rPr>
              <w:t>Serial Correlation T</w:t>
            </w:r>
            <w:r w:rsidR="00E87803" w:rsidRPr="00B36584">
              <w:rPr>
                <w:rFonts w:ascii="Times New Roman" w:eastAsia="Times New Roman" w:hAnsi="Times New Roman" w:cs="Times New Roman"/>
                <w:b/>
                <w:bCs/>
                <w:sz w:val="24"/>
                <w:szCs w:val="24"/>
              </w:rPr>
              <w:t>est</w:t>
            </w:r>
          </w:p>
        </w:tc>
        <w:tc>
          <w:tcPr>
            <w:tcW w:w="4675" w:type="dxa"/>
            <w:tcBorders>
              <w:left w:val="single" w:sz="4" w:space="0" w:color="auto"/>
              <w:bottom w:val="single" w:sz="4" w:space="0" w:color="auto"/>
            </w:tcBorders>
          </w:tcPr>
          <w:p w14:paraId="48263448" w14:textId="71D1CBC9" w:rsidR="00DF6988" w:rsidRPr="00B36584" w:rsidRDefault="00ED7F6D" w:rsidP="00027592">
            <w:pPr>
              <w:spacing w:line="360" w:lineRule="auto"/>
              <w:jc w:val="center"/>
              <w:rPr>
                <w:rFonts w:ascii="Times New Roman" w:eastAsia="Times New Roman" w:hAnsi="Times New Roman" w:cs="Times New Roman"/>
                <w:b/>
                <w:bCs/>
                <w:sz w:val="24"/>
                <w:szCs w:val="24"/>
              </w:rPr>
            </w:pPr>
            <w:r w:rsidRPr="00B36584">
              <w:rPr>
                <w:rFonts w:ascii="Times New Roman" w:eastAsia="Times New Roman" w:hAnsi="Times New Roman" w:cs="Times New Roman"/>
                <w:b/>
                <w:bCs/>
                <w:sz w:val="24"/>
                <w:szCs w:val="24"/>
              </w:rPr>
              <w:t>Result</w:t>
            </w:r>
          </w:p>
        </w:tc>
      </w:tr>
      <w:tr w:rsidR="00DF6988" w:rsidRPr="00B36584" w14:paraId="5960E50E" w14:textId="77777777" w:rsidTr="00D629F5">
        <w:trPr>
          <w:jc w:val="center"/>
        </w:trPr>
        <w:tc>
          <w:tcPr>
            <w:tcW w:w="4675" w:type="dxa"/>
            <w:tcBorders>
              <w:top w:val="single" w:sz="4" w:space="0" w:color="auto"/>
              <w:right w:val="single" w:sz="4" w:space="0" w:color="auto"/>
            </w:tcBorders>
          </w:tcPr>
          <w:p w14:paraId="1BE80D1A" w14:textId="3424DE6D" w:rsidR="00DF6988" w:rsidRPr="00B36584" w:rsidRDefault="00ED7F6D" w:rsidP="00027592">
            <w:pP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ALM (lambda=0)</w:t>
            </w:r>
          </w:p>
        </w:tc>
        <w:tc>
          <w:tcPr>
            <w:tcW w:w="4675" w:type="dxa"/>
            <w:tcBorders>
              <w:top w:val="single" w:sz="4" w:space="0" w:color="auto"/>
              <w:left w:val="single" w:sz="4" w:space="0" w:color="auto"/>
            </w:tcBorders>
          </w:tcPr>
          <w:p w14:paraId="304B71FE" w14:textId="6FD22917" w:rsidR="00DF6988" w:rsidRPr="00B36584" w:rsidRDefault="00ED7F6D" w:rsidP="00027592">
            <w:pP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15.08</w:t>
            </w:r>
            <w:r w:rsidR="00D01503" w:rsidRPr="00B36584">
              <w:rPr>
                <w:rFonts w:ascii="Times New Roman" w:eastAsia="Times New Roman" w:hAnsi="Times New Roman" w:cs="Times New Roman"/>
                <w:sz w:val="24"/>
                <w:szCs w:val="24"/>
              </w:rPr>
              <w:t>00</w:t>
            </w:r>
          </w:p>
        </w:tc>
      </w:tr>
      <w:tr w:rsidR="00DF6988" w:rsidRPr="00B36584" w14:paraId="4430364D" w14:textId="77777777" w:rsidTr="00D629F5">
        <w:trPr>
          <w:jc w:val="center"/>
        </w:trPr>
        <w:tc>
          <w:tcPr>
            <w:tcW w:w="4675" w:type="dxa"/>
            <w:tcBorders>
              <w:bottom w:val="single" w:sz="4" w:space="0" w:color="auto"/>
              <w:right w:val="single" w:sz="4" w:space="0" w:color="auto"/>
            </w:tcBorders>
          </w:tcPr>
          <w:p w14:paraId="7540245F" w14:textId="22497015" w:rsidR="00DF6988" w:rsidRPr="00B36584" w:rsidRDefault="00ED7F6D" w:rsidP="00027592">
            <w:pP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p-value</w:t>
            </w:r>
          </w:p>
        </w:tc>
        <w:tc>
          <w:tcPr>
            <w:tcW w:w="4675" w:type="dxa"/>
            <w:tcBorders>
              <w:left w:val="single" w:sz="4" w:space="0" w:color="auto"/>
              <w:bottom w:val="single" w:sz="4" w:space="0" w:color="auto"/>
            </w:tcBorders>
          </w:tcPr>
          <w:p w14:paraId="38C04BFF" w14:textId="62841E67" w:rsidR="00DF6988" w:rsidRPr="00B36584" w:rsidRDefault="00ED7F6D" w:rsidP="00027592">
            <w:pPr>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w:t>
            </w:r>
            <w:r w:rsidR="00D01503" w:rsidRPr="00B36584">
              <w:rPr>
                <w:rFonts w:ascii="Times New Roman" w:eastAsia="Times New Roman" w:hAnsi="Times New Roman" w:cs="Times New Roman"/>
                <w:sz w:val="24"/>
                <w:szCs w:val="24"/>
              </w:rPr>
              <w:t>00</w:t>
            </w:r>
          </w:p>
        </w:tc>
      </w:tr>
      <w:tr w:rsidR="00ED7F6D" w:rsidRPr="00B36584" w14:paraId="5C871C50" w14:textId="77777777" w:rsidTr="00D629F5">
        <w:trPr>
          <w:jc w:val="center"/>
        </w:trPr>
        <w:tc>
          <w:tcPr>
            <w:tcW w:w="4675" w:type="dxa"/>
            <w:tcBorders>
              <w:top w:val="single" w:sz="4" w:space="0" w:color="auto"/>
              <w:right w:val="single" w:sz="4" w:space="0" w:color="auto"/>
            </w:tcBorders>
          </w:tcPr>
          <w:p w14:paraId="2CF21D53" w14:textId="49E46C5B" w:rsidR="00ED7F6D" w:rsidRPr="00B36584" w:rsidRDefault="00ED7F6D" w:rsidP="00027592">
            <w:pPr>
              <w:spacing w:line="360" w:lineRule="auto"/>
              <w:jc w:val="center"/>
              <w:rPr>
                <w:rFonts w:ascii="Times New Roman" w:eastAsia="Times New Roman" w:hAnsi="Times New Roman" w:cs="Times New Roman"/>
                <w:b/>
                <w:bCs/>
                <w:sz w:val="24"/>
                <w:szCs w:val="24"/>
              </w:rPr>
            </w:pPr>
            <w:r w:rsidRPr="00B36584">
              <w:rPr>
                <w:rFonts w:ascii="Times New Roman" w:eastAsia="Times New Roman" w:hAnsi="Times New Roman" w:cs="Times New Roman"/>
                <w:b/>
                <w:bCs/>
                <w:sz w:val="24"/>
                <w:szCs w:val="24"/>
              </w:rPr>
              <w:t>Conclusion</w:t>
            </w:r>
          </w:p>
        </w:tc>
        <w:tc>
          <w:tcPr>
            <w:tcW w:w="4675" w:type="dxa"/>
            <w:tcBorders>
              <w:top w:val="single" w:sz="4" w:space="0" w:color="auto"/>
              <w:left w:val="single" w:sz="4" w:space="0" w:color="auto"/>
            </w:tcBorders>
          </w:tcPr>
          <w:p w14:paraId="5F5BB6F7" w14:textId="0FF5B4EF" w:rsidR="00ED7F6D" w:rsidRPr="00B36584" w:rsidRDefault="00ED7F6D" w:rsidP="00027592">
            <w:pPr>
              <w:keepNext/>
              <w:spacing w:line="360" w:lineRule="auto"/>
              <w:jc w:val="center"/>
              <w:rPr>
                <w:rFonts w:ascii="Times New Roman" w:eastAsia="Times New Roman" w:hAnsi="Times New Roman" w:cs="Times New Roman"/>
                <w:b/>
                <w:bCs/>
                <w:sz w:val="24"/>
                <w:szCs w:val="24"/>
                <w:vertAlign w:val="subscript"/>
              </w:rPr>
            </w:pPr>
            <w:r w:rsidRPr="00B36584">
              <w:rPr>
                <w:rFonts w:ascii="Times New Roman" w:eastAsia="Times New Roman" w:hAnsi="Times New Roman" w:cs="Times New Roman"/>
                <w:b/>
                <w:bCs/>
                <w:sz w:val="24"/>
                <w:szCs w:val="24"/>
              </w:rPr>
              <w:t>Reject H</w:t>
            </w:r>
            <w:r w:rsidRPr="00B36584">
              <w:rPr>
                <w:rFonts w:ascii="Times New Roman" w:eastAsia="Times New Roman" w:hAnsi="Times New Roman" w:cs="Times New Roman"/>
                <w:b/>
                <w:bCs/>
                <w:sz w:val="24"/>
                <w:szCs w:val="24"/>
                <w:vertAlign w:val="subscript"/>
              </w:rPr>
              <w:t>0</w:t>
            </w:r>
          </w:p>
        </w:tc>
      </w:tr>
    </w:tbl>
    <w:p w14:paraId="3EA60D30" w14:textId="12C12F9F" w:rsidR="000E6D7C" w:rsidRPr="00027592" w:rsidRDefault="000E6D7C" w:rsidP="00027592">
      <w:pPr>
        <w:pStyle w:val="TableofFigures"/>
        <w:spacing w:line="360" w:lineRule="auto"/>
        <w:jc w:val="center"/>
        <w:rPr>
          <w:rFonts w:ascii="Times New Roman" w:hAnsi="Times New Roman" w:cs="Times New Roman"/>
          <w:b w:val="0"/>
          <w:bCs w:val="0"/>
          <w:i/>
          <w:iCs/>
          <w:sz w:val="22"/>
          <w:szCs w:val="22"/>
        </w:rPr>
      </w:pPr>
      <w:bookmarkStart w:id="129" w:name="_Toc152356579"/>
      <w:r w:rsidRPr="00027592">
        <w:rPr>
          <w:rFonts w:ascii="Times New Roman" w:hAnsi="Times New Roman" w:cs="Times New Roman"/>
          <w:b w:val="0"/>
          <w:bCs w:val="0"/>
          <w:i/>
          <w:iCs/>
          <w:sz w:val="22"/>
          <w:szCs w:val="22"/>
        </w:rPr>
        <w:t xml:space="preserve">Table </w:t>
      </w:r>
      <w:r w:rsidRPr="00027592">
        <w:rPr>
          <w:rFonts w:ascii="Times New Roman" w:hAnsi="Times New Roman" w:cs="Times New Roman"/>
          <w:b w:val="0"/>
          <w:bCs w:val="0"/>
          <w:i/>
          <w:iCs/>
          <w:sz w:val="22"/>
          <w:szCs w:val="22"/>
        </w:rPr>
        <w:fldChar w:fldCharType="begin"/>
      </w:r>
      <w:r w:rsidRPr="00027592">
        <w:rPr>
          <w:rFonts w:ascii="Times New Roman" w:hAnsi="Times New Roman" w:cs="Times New Roman"/>
          <w:b w:val="0"/>
          <w:bCs w:val="0"/>
          <w:i/>
          <w:iCs/>
          <w:sz w:val="22"/>
          <w:szCs w:val="22"/>
        </w:rPr>
        <w:instrText xml:space="preserve"> SEQ Table \* ARABIC </w:instrText>
      </w:r>
      <w:r w:rsidRPr="00027592">
        <w:rPr>
          <w:rFonts w:ascii="Times New Roman" w:hAnsi="Times New Roman" w:cs="Times New Roman"/>
          <w:b w:val="0"/>
          <w:bCs w:val="0"/>
          <w:i/>
          <w:iCs/>
          <w:sz w:val="22"/>
          <w:szCs w:val="22"/>
        </w:rPr>
        <w:fldChar w:fldCharType="separate"/>
      </w:r>
      <w:r w:rsidR="00D82838" w:rsidRPr="00027592">
        <w:rPr>
          <w:rFonts w:ascii="Times New Roman" w:hAnsi="Times New Roman" w:cs="Times New Roman"/>
          <w:b w:val="0"/>
          <w:bCs w:val="0"/>
          <w:i/>
          <w:iCs/>
          <w:noProof/>
          <w:sz w:val="22"/>
          <w:szCs w:val="22"/>
        </w:rPr>
        <w:t>8</w:t>
      </w:r>
      <w:r w:rsidRPr="00027592">
        <w:rPr>
          <w:rFonts w:ascii="Times New Roman" w:hAnsi="Times New Roman" w:cs="Times New Roman"/>
          <w:b w:val="0"/>
          <w:bCs w:val="0"/>
          <w:i/>
          <w:iCs/>
          <w:sz w:val="22"/>
          <w:szCs w:val="22"/>
        </w:rPr>
        <w:fldChar w:fldCharType="end"/>
      </w:r>
      <w:r w:rsidRPr="00027592">
        <w:rPr>
          <w:rFonts w:ascii="Times New Roman" w:hAnsi="Times New Roman" w:cs="Times New Roman"/>
          <w:b w:val="0"/>
          <w:bCs w:val="0"/>
          <w:i/>
          <w:iCs/>
          <w:sz w:val="22"/>
          <w:szCs w:val="22"/>
        </w:rPr>
        <w:t>: Autocorrelation Test Result for REM</w:t>
      </w:r>
      <w:bookmarkEnd w:id="129"/>
    </w:p>
    <w:p w14:paraId="5143B055" w14:textId="0354AF3A" w:rsidR="00D629F5" w:rsidRPr="00B36584" w:rsidRDefault="00D629F5" w:rsidP="00B36584">
      <w:pPr>
        <w:pStyle w:val="Caption"/>
        <w:spacing w:line="360" w:lineRule="auto"/>
        <w:jc w:val="both"/>
        <w:rPr>
          <w:rFonts w:ascii="Times New Roman" w:eastAsia="Times New Roman" w:hAnsi="Times New Roman" w:cs="Times New Roman"/>
          <w:sz w:val="24"/>
          <w:szCs w:val="24"/>
        </w:rPr>
      </w:pPr>
    </w:p>
    <w:p w14:paraId="17DE9121" w14:textId="1BE30BFA" w:rsidR="00016AE6" w:rsidRPr="00B36584" w:rsidRDefault="00BC44CF" w:rsidP="00B36584">
      <w:pPr>
        <w:spacing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With ALM value = 15.08 and p-value = 0, the test </w:t>
      </w:r>
      <w:r w:rsidR="00693822" w:rsidRPr="00B36584">
        <w:rPr>
          <w:rFonts w:ascii="Times New Roman" w:eastAsia="Times New Roman" w:hAnsi="Times New Roman" w:cs="Times New Roman"/>
          <w:sz w:val="24"/>
          <w:szCs w:val="24"/>
        </w:rPr>
        <w:t>must</w:t>
      </w:r>
      <w:r w:rsidRPr="00B36584">
        <w:rPr>
          <w:rFonts w:ascii="Times New Roman" w:eastAsia="Times New Roman" w:hAnsi="Times New Roman" w:cs="Times New Roman"/>
          <w:sz w:val="24"/>
          <w:szCs w:val="24"/>
        </w:rPr>
        <w:t xml:space="preserve"> reject the </w:t>
      </w:r>
      <w:r w:rsidR="00D629F5" w:rsidRPr="00B36584">
        <w:rPr>
          <w:rFonts w:ascii="Times New Roman" w:eastAsia="Times New Roman" w:hAnsi="Times New Roman" w:cs="Times New Roman"/>
          <w:sz w:val="24"/>
          <w:szCs w:val="24"/>
        </w:rPr>
        <w:t>H</w:t>
      </w:r>
      <w:r w:rsidR="00D629F5" w:rsidRPr="00B36584">
        <w:rPr>
          <w:rFonts w:ascii="Times New Roman" w:eastAsia="Times New Roman" w:hAnsi="Times New Roman" w:cs="Times New Roman"/>
          <w:sz w:val="24"/>
          <w:szCs w:val="24"/>
          <w:vertAlign w:val="subscript"/>
        </w:rPr>
        <w:t>0</w:t>
      </w:r>
      <w:r w:rsidR="00D629F5" w:rsidRPr="00B36584">
        <w:rPr>
          <w:rFonts w:ascii="Times New Roman" w:eastAsia="Times New Roman" w:hAnsi="Times New Roman" w:cs="Times New Roman"/>
          <w:sz w:val="24"/>
          <w:szCs w:val="24"/>
        </w:rPr>
        <w:t xml:space="preserve"> </w:t>
      </w:r>
      <w:r w:rsidRPr="00B36584">
        <w:rPr>
          <w:rFonts w:ascii="Times New Roman" w:eastAsia="Times New Roman" w:hAnsi="Times New Roman" w:cs="Times New Roman"/>
          <w:sz w:val="24"/>
          <w:szCs w:val="24"/>
        </w:rPr>
        <w:t xml:space="preserve">which means that there is no existence of </w:t>
      </w:r>
      <w:r w:rsidR="00D629F5" w:rsidRPr="00B36584">
        <w:rPr>
          <w:rFonts w:ascii="Times New Roman" w:eastAsia="Times New Roman" w:hAnsi="Times New Roman" w:cs="Times New Roman"/>
          <w:sz w:val="24"/>
          <w:szCs w:val="24"/>
        </w:rPr>
        <w:t>autocorrelation</w:t>
      </w:r>
      <w:r w:rsidRPr="00B36584">
        <w:rPr>
          <w:rFonts w:ascii="Times New Roman" w:eastAsia="Times New Roman" w:hAnsi="Times New Roman" w:cs="Times New Roman"/>
          <w:sz w:val="24"/>
          <w:szCs w:val="24"/>
        </w:rPr>
        <w:t xml:space="preserve">. In other words, </w:t>
      </w:r>
      <w:r w:rsidR="00D629F5" w:rsidRPr="00B36584">
        <w:rPr>
          <w:rFonts w:ascii="Times New Roman" w:eastAsia="Times New Roman" w:hAnsi="Times New Roman" w:cs="Times New Roman"/>
          <w:sz w:val="24"/>
          <w:szCs w:val="24"/>
        </w:rPr>
        <w:t xml:space="preserve">autocorrelation </w:t>
      </w:r>
      <w:r w:rsidRPr="00B36584">
        <w:rPr>
          <w:rFonts w:ascii="Times New Roman" w:eastAsia="Times New Roman" w:hAnsi="Times New Roman" w:cs="Times New Roman"/>
          <w:sz w:val="24"/>
          <w:szCs w:val="24"/>
        </w:rPr>
        <w:t>occurs between observations.</w:t>
      </w:r>
    </w:p>
    <w:p w14:paraId="5917997F" w14:textId="44D2B3CE" w:rsidR="002F52D3" w:rsidRPr="00B36584" w:rsidRDefault="00016AE6" w:rsidP="00B36584">
      <w:pPr>
        <w:spacing w:before="60" w:after="60"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Their individual performance may be influenced by factors not captured in the model, and these persist over time (as indicated by the serial correlation). Therefore, the presence of serial </w:t>
      </w:r>
      <w:r w:rsidRPr="00B36584">
        <w:rPr>
          <w:rFonts w:ascii="Times New Roman" w:eastAsia="Times New Roman" w:hAnsi="Times New Roman" w:cs="Times New Roman"/>
          <w:sz w:val="24"/>
          <w:szCs w:val="24"/>
        </w:rPr>
        <w:lastRenderedPageBreak/>
        <w:t>correlation must therefore be accounted for in the model to ensure accurate and reliable results. This might involve using GLS regression for panel data with a heteroskedasticity and autocorrelation (HAC) structure.</w:t>
      </w:r>
    </w:p>
    <w:p w14:paraId="7A1BFB00" w14:textId="11B1D850" w:rsidR="00693822" w:rsidRPr="00B36584" w:rsidRDefault="392F6A62" w:rsidP="00B36584">
      <w:pPr>
        <w:pStyle w:val="Heading2"/>
        <w:rPr>
          <w:rFonts w:cs="Times New Roman"/>
        </w:rPr>
      </w:pPr>
      <w:bookmarkStart w:id="130" w:name="_Toc152346216"/>
      <w:bookmarkStart w:id="131" w:name="_Toc152356703"/>
      <w:bookmarkStart w:id="132" w:name="_Toc152356968"/>
      <w:r w:rsidRPr="00B36584">
        <w:rPr>
          <w:rFonts w:cs="Times New Roman"/>
        </w:rPr>
        <w:t>Correction for Violation</w:t>
      </w:r>
      <w:bookmarkEnd w:id="130"/>
      <w:bookmarkEnd w:id="131"/>
      <w:bookmarkEnd w:id="132"/>
    </w:p>
    <w:p w14:paraId="6AA29440" w14:textId="6A31E930" w:rsidR="00B91716" w:rsidRPr="00B36584" w:rsidRDefault="392F6A62" w:rsidP="00B36584">
      <w:pPr>
        <w:pStyle w:val="Heading3"/>
        <w:numPr>
          <w:ilvl w:val="0"/>
          <w:numId w:val="24"/>
        </w:numPr>
        <w:spacing w:line="360" w:lineRule="auto"/>
        <w:jc w:val="both"/>
        <w:rPr>
          <w:rFonts w:cs="Times New Roman"/>
        </w:rPr>
      </w:pPr>
      <w:bookmarkStart w:id="133" w:name="_Toc152346217"/>
      <w:bookmarkStart w:id="134" w:name="_Toc152356704"/>
      <w:bookmarkStart w:id="135" w:name="_Toc152356969"/>
      <w:proofErr w:type="spellStart"/>
      <w:r w:rsidRPr="00B36584">
        <w:rPr>
          <w:rFonts w:cs="Times New Roman"/>
        </w:rPr>
        <w:t>Robust’s</w:t>
      </w:r>
      <w:proofErr w:type="spellEnd"/>
      <w:r w:rsidRPr="00B36584">
        <w:rPr>
          <w:rFonts w:cs="Times New Roman"/>
        </w:rPr>
        <w:t xml:space="preserve"> SE</w:t>
      </w:r>
      <w:bookmarkEnd w:id="133"/>
      <w:bookmarkEnd w:id="134"/>
      <w:bookmarkEnd w:id="135"/>
    </w:p>
    <w:p w14:paraId="73F7311A" w14:textId="564FE19A" w:rsidR="00653612" w:rsidRPr="00B36584" w:rsidRDefault="002649E2" w:rsidP="00B36584">
      <w:pPr>
        <w:spacing w:line="360" w:lineRule="auto"/>
        <w:ind w:firstLine="567"/>
        <w:jc w:val="both"/>
        <w:rPr>
          <w:rFonts w:ascii="Times New Roman" w:hAnsi="Times New Roman" w:cs="Times New Roman"/>
          <w:sz w:val="24"/>
          <w:szCs w:val="24"/>
        </w:rPr>
      </w:pPr>
      <w:r w:rsidRPr="00B36584">
        <w:rPr>
          <w:rFonts w:ascii="Times New Roman" w:hAnsi="Times New Roman" w:cs="Times New Roman"/>
          <w:sz w:val="24"/>
          <w:szCs w:val="24"/>
        </w:rPr>
        <w:t xml:space="preserve">After detecting two assumption violations, heteroskedasticity and autocorrelation, the REM with </w:t>
      </w:r>
      <w:r w:rsidR="00147DB3" w:rsidRPr="00B36584">
        <w:rPr>
          <w:rFonts w:ascii="Times New Roman" w:hAnsi="Times New Roman" w:cs="Times New Roman"/>
          <w:sz w:val="24"/>
          <w:szCs w:val="24"/>
        </w:rPr>
        <w:t>R</w:t>
      </w:r>
      <w:r w:rsidRPr="00B36584">
        <w:rPr>
          <w:rFonts w:ascii="Times New Roman" w:hAnsi="Times New Roman" w:cs="Times New Roman"/>
          <w:sz w:val="24"/>
          <w:szCs w:val="24"/>
        </w:rPr>
        <w:t xml:space="preserve">obust heteroskedasticity is applied. Consequently, for statistically significant variables (p-value &lt; α = 0.05), SE increases after the Robust model </w:t>
      </w:r>
      <w:proofErr w:type="gramStart"/>
      <w:r w:rsidRPr="00B36584">
        <w:rPr>
          <w:rFonts w:ascii="Times New Roman" w:hAnsi="Times New Roman" w:cs="Times New Roman"/>
          <w:sz w:val="24"/>
          <w:szCs w:val="24"/>
        </w:rPr>
        <w:t>is</w:t>
      </w:r>
      <w:proofErr w:type="gramEnd"/>
      <w:r w:rsidRPr="00B36584">
        <w:rPr>
          <w:rFonts w:ascii="Times New Roman" w:hAnsi="Times New Roman" w:cs="Times New Roman"/>
          <w:sz w:val="24"/>
          <w:szCs w:val="24"/>
        </w:rPr>
        <w:t xml:space="preserve"> applied. P-</w:t>
      </w:r>
      <w:r w:rsidR="00147DB3" w:rsidRPr="00B36584">
        <w:rPr>
          <w:rFonts w:ascii="Times New Roman" w:hAnsi="Times New Roman" w:cs="Times New Roman"/>
          <w:sz w:val="24"/>
          <w:szCs w:val="24"/>
        </w:rPr>
        <w:t>v</w:t>
      </w:r>
      <w:r w:rsidRPr="00B36584">
        <w:rPr>
          <w:rFonts w:ascii="Times New Roman" w:hAnsi="Times New Roman" w:cs="Times New Roman"/>
          <w:sz w:val="24"/>
          <w:szCs w:val="24"/>
        </w:rPr>
        <w:t xml:space="preserve">alue changes but </w:t>
      </w:r>
      <w:proofErr w:type="gramStart"/>
      <w:r w:rsidRPr="00B36584">
        <w:rPr>
          <w:rFonts w:ascii="Times New Roman" w:hAnsi="Times New Roman" w:cs="Times New Roman"/>
          <w:sz w:val="24"/>
          <w:szCs w:val="24"/>
        </w:rPr>
        <w:t>it does</w:t>
      </w:r>
      <w:proofErr w:type="gramEnd"/>
      <w:r w:rsidRPr="00B36584">
        <w:rPr>
          <w:rFonts w:ascii="Times New Roman" w:hAnsi="Times New Roman" w:cs="Times New Roman"/>
          <w:sz w:val="24"/>
          <w:szCs w:val="24"/>
        </w:rPr>
        <w:t xml:space="preserve"> not change the statistical significance of the independent variables.</w:t>
      </w:r>
    </w:p>
    <w:p w14:paraId="55740BBB" w14:textId="77777777" w:rsidR="00147DB3" w:rsidRPr="00B36584" w:rsidRDefault="00147DB3" w:rsidP="00B36584">
      <w:pPr>
        <w:spacing w:line="360" w:lineRule="auto"/>
        <w:jc w:val="both"/>
        <w:rPr>
          <w:rFonts w:ascii="Times New Roman" w:hAnsi="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6"/>
        <w:gridCol w:w="1912"/>
        <w:gridCol w:w="2196"/>
        <w:gridCol w:w="1941"/>
        <w:gridCol w:w="1505"/>
      </w:tblGrid>
      <w:tr w:rsidR="00537F1B" w:rsidRPr="00B36584" w14:paraId="423500C8" w14:textId="669BFC5F" w:rsidTr="00027592">
        <w:trPr>
          <w:jc w:val="center"/>
        </w:trPr>
        <w:tc>
          <w:tcPr>
            <w:tcW w:w="1796" w:type="dxa"/>
            <w:vMerge w:val="restart"/>
            <w:tcBorders>
              <w:bottom w:val="single" w:sz="4" w:space="0" w:color="auto"/>
              <w:right w:val="single" w:sz="4" w:space="0" w:color="auto"/>
            </w:tcBorders>
          </w:tcPr>
          <w:p w14:paraId="36418513" w14:textId="2B900585" w:rsidR="00537F1B" w:rsidRPr="00B36584" w:rsidRDefault="00537F1B" w:rsidP="00B36584">
            <w:pPr>
              <w:spacing w:line="360" w:lineRule="auto"/>
              <w:jc w:val="both"/>
              <w:rPr>
                <w:rFonts w:ascii="Times New Roman" w:hAnsi="Times New Roman" w:cs="Times New Roman"/>
                <w:sz w:val="24"/>
                <w:szCs w:val="24"/>
              </w:rPr>
            </w:pPr>
          </w:p>
        </w:tc>
        <w:tc>
          <w:tcPr>
            <w:tcW w:w="4108" w:type="dxa"/>
            <w:gridSpan w:val="2"/>
            <w:tcBorders>
              <w:left w:val="single" w:sz="4" w:space="0" w:color="auto"/>
              <w:bottom w:val="single" w:sz="4" w:space="0" w:color="auto"/>
              <w:right w:val="single" w:sz="4" w:space="0" w:color="auto"/>
            </w:tcBorders>
          </w:tcPr>
          <w:p w14:paraId="7647B493" w14:textId="4F0B950B" w:rsidR="00537F1B" w:rsidRPr="00B36584" w:rsidRDefault="00147DB3"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SE</w:t>
            </w:r>
          </w:p>
        </w:tc>
        <w:tc>
          <w:tcPr>
            <w:tcW w:w="1941" w:type="dxa"/>
            <w:vMerge w:val="restart"/>
            <w:tcBorders>
              <w:left w:val="single" w:sz="4" w:space="0" w:color="auto"/>
              <w:bottom w:val="single" w:sz="4" w:space="0" w:color="auto"/>
              <w:right w:val="single" w:sz="4" w:space="0" w:color="auto"/>
            </w:tcBorders>
          </w:tcPr>
          <w:p w14:paraId="5609E9CE" w14:textId="77777777" w:rsidR="00EB27B8" w:rsidRPr="00B36584" w:rsidRDefault="00EB27B8" w:rsidP="00B36584">
            <w:pPr>
              <w:spacing w:line="360" w:lineRule="auto"/>
              <w:jc w:val="both"/>
              <w:rPr>
                <w:rFonts w:ascii="Times New Roman" w:hAnsi="Times New Roman" w:cs="Times New Roman"/>
                <w:sz w:val="24"/>
                <w:szCs w:val="24"/>
              </w:rPr>
            </w:pPr>
          </w:p>
          <w:p w14:paraId="2F6D0D45" w14:textId="77777777" w:rsidR="00EB27B8" w:rsidRPr="00B36584" w:rsidRDefault="00EB27B8" w:rsidP="00B36584">
            <w:pPr>
              <w:spacing w:line="360" w:lineRule="auto"/>
              <w:jc w:val="both"/>
              <w:rPr>
                <w:rFonts w:ascii="Times New Roman" w:hAnsi="Times New Roman" w:cs="Times New Roman"/>
                <w:sz w:val="24"/>
                <w:szCs w:val="24"/>
              </w:rPr>
            </w:pPr>
          </w:p>
          <w:p w14:paraId="37E75F04" w14:textId="21FD196A" w:rsidR="00537F1B" w:rsidRPr="00B36584" w:rsidRDefault="00537F1B"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Differences</w:t>
            </w:r>
          </w:p>
        </w:tc>
        <w:tc>
          <w:tcPr>
            <w:tcW w:w="1505" w:type="dxa"/>
            <w:vMerge w:val="restart"/>
            <w:tcBorders>
              <w:left w:val="single" w:sz="4" w:space="0" w:color="auto"/>
              <w:bottom w:val="single" w:sz="4" w:space="0" w:color="auto"/>
            </w:tcBorders>
          </w:tcPr>
          <w:p w14:paraId="584827D6" w14:textId="77777777" w:rsidR="00EB27B8" w:rsidRPr="00B36584" w:rsidRDefault="00EB27B8" w:rsidP="00B36584">
            <w:pPr>
              <w:spacing w:line="360" w:lineRule="auto"/>
              <w:jc w:val="both"/>
              <w:rPr>
                <w:rFonts w:ascii="Times New Roman" w:hAnsi="Times New Roman" w:cs="Times New Roman"/>
                <w:sz w:val="24"/>
                <w:szCs w:val="24"/>
              </w:rPr>
            </w:pPr>
          </w:p>
          <w:p w14:paraId="513FD124" w14:textId="77777777" w:rsidR="00EB27B8" w:rsidRPr="00B36584" w:rsidRDefault="00EB27B8" w:rsidP="00B36584">
            <w:pPr>
              <w:spacing w:line="360" w:lineRule="auto"/>
              <w:jc w:val="both"/>
              <w:rPr>
                <w:rFonts w:ascii="Times New Roman" w:hAnsi="Times New Roman" w:cs="Times New Roman"/>
                <w:sz w:val="24"/>
                <w:szCs w:val="24"/>
              </w:rPr>
            </w:pPr>
          </w:p>
          <w:p w14:paraId="092DAA99" w14:textId="7541996B" w:rsidR="00537F1B" w:rsidRPr="00B36584" w:rsidRDefault="00C23D95"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 xml:space="preserve">New </w:t>
            </w:r>
            <w:r w:rsidR="00537F1B" w:rsidRPr="00B36584">
              <w:rPr>
                <w:rFonts w:ascii="Times New Roman" w:hAnsi="Times New Roman" w:cs="Times New Roman"/>
                <w:sz w:val="24"/>
                <w:szCs w:val="24"/>
              </w:rPr>
              <w:t>P-value</w:t>
            </w:r>
          </w:p>
        </w:tc>
      </w:tr>
      <w:tr w:rsidR="00537F1B" w:rsidRPr="00B36584" w14:paraId="1729A358" w14:textId="1DE02DAA" w:rsidTr="00027592">
        <w:trPr>
          <w:jc w:val="center"/>
        </w:trPr>
        <w:tc>
          <w:tcPr>
            <w:tcW w:w="1796" w:type="dxa"/>
            <w:vMerge/>
            <w:tcBorders>
              <w:top w:val="single" w:sz="4" w:space="0" w:color="auto"/>
              <w:bottom w:val="single" w:sz="4" w:space="0" w:color="auto"/>
              <w:right w:val="single" w:sz="4" w:space="0" w:color="auto"/>
            </w:tcBorders>
          </w:tcPr>
          <w:p w14:paraId="066BDAD1" w14:textId="77777777" w:rsidR="00537F1B" w:rsidRPr="00B36584" w:rsidRDefault="00537F1B" w:rsidP="00B36584">
            <w:pPr>
              <w:spacing w:line="360" w:lineRule="auto"/>
              <w:jc w:val="both"/>
              <w:rPr>
                <w:rFonts w:ascii="Times New Roman" w:hAnsi="Times New Roman" w:cs="Times New Roman"/>
                <w:sz w:val="24"/>
                <w:szCs w:val="24"/>
              </w:rPr>
            </w:pPr>
          </w:p>
        </w:tc>
        <w:tc>
          <w:tcPr>
            <w:tcW w:w="1912" w:type="dxa"/>
            <w:tcBorders>
              <w:top w:val="single" w:sz="4" w:space="0" w:color="auto"/>
              <w:left w:val="single" w:sz="4" w:space="0" w:color="auto"/>
              <w:bottom w:val="single" w:sz="4" w:space="0" w:color="auto"/>
            </w:tcBorders>
          </w:tcPr>
          <w:p w14:paraId="72B63573" w14:textId="05C4AA77" w:rsidR="00537F1B" w:rsidRPr="00B36584" w:rsidRDefault="00537F1B"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Random Effect</w:t>
            </w:r>
          </w:p>
        </w:tc>
        <w:tc>
          <w:tcPr>
            <w:tcW w:w="2196" w:type="dxa"/>
            <w:tcBorders>
              <w:top w:val="single" w:sz="4" w:space="0" w:color="auto"/>
              <w:bottom w:val="single" w:sz="4" w:space="0" w:color="auto"/>
              <w:right w:val="single" w:sz="4" w:space="0" w:color="auto"/>
            </w:tcBorders>
          </w:tcPr>
          <w:p w14:paraId="532D7F74" w14:textId="42DDE63D" w:rsidR="00537F1B" w:rsidRPr="00B36584" w:rsidRDefault="00537F1B"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Random Effect with heteroskedasticity robust</w:t>
            </w:r>
          </w:p>
        </w:tc>
        <w:tc>
          <w:tcPr>
            <w:tcW w:w="1941" w:type="dxa"/>
            <w:vMerge/>
            <w:tcBorders>
              <w:left w:val="single" w:sz="4" w:space="0" w:color="auto"/>
              <w:bottom w:val="single" w:sz="4" w:space="0" w:color="auto"/>
              <w:right w:val="single" w:sz="4" w:space="0" w:color="auto"/>
            </w:tcBorders>
          </w:tcPr>
          <w:p w14:paraId="137F5697" w14:textId="77777777" w:rsidR="00537F1B" w:rsidRPr="00B36584" w:rsidRDefault="00537F1B" w:rsidP="00B36584">
            <w:pPr>
              <w:spacing w:line="360" w:lineRule="auto"/>
              <w:jc w:val="both"/>
              <w:rPr>
                <w:rFonts w:ascii="Times New Roman" w:hAnsi="Times New Roman" w:cs="Times New Roman"/>
                <w:sz w:val="24"/>
                <w:szCs w:val="24"/>
              </w:rPr>
            </w:pPr>
          </w:p>
        </w:tc>
        <w:tc>
          <w:tcPr>
            <w:tcW w:w="1505" w:type="dxa"/>
            <w:vMerge/>
            <w:tcBorders>
              <w:left w:val="single" w:sz="4" w:space="0" w:color="auto"/>
              <w:bottom w:val="single" w:sz="4" w:space="0" w:color="auto"/>
            </w:tcBorders>
          </w:tcPr>
          <w:p w14:paraId="3C449AC4" w14:textId="77777777" w:rsidR="00537F1B" w:rsidRPr="00B36584" w:rsidRDefault="00537F1B" w:rsidP="00B36584">
            <w:pPr>
              <w:spacing w:line="360" w:lineRule="auto"/>
              <w:jc w:val="both"/>
              <w:rPr>
                <w:rFonts w:ascii="Times New Roman" w:hAnsi="Times New Roman" w:cs="Times New Roman"/>
                <w:sz w:val="24"/>
                <w:szCs w:val="24"/>
              </w:rPr>
            </w:pPr>
          </w:p>
        </w:tc>
      </w:tr>
      <w:tr w:rsidR="00EB27B8" w:rsidRPr="00B36584" w14:paraId="13C22D76" w14:textId="26BBA09D" w:rsidTr="00027592">
        <w:trPr>
          <w:jc w:val="center"/>
        </w:trPr>
        <w:tc>
          <w:tcPr>
            <w:tcW w:w="1796" w:type="dxa"/>
            <w:tcBorders>
              <w:top w:val="single" w:sz="4" w:space="0" w:color="auto"/>
              <w:right w:val="single" w:sz="4" w:space="0" w:color="auto"/>
            </w:tcBorders>
          </w:tcPr>
          <w:p w14:paraId="336C1B32" w14:textId="75F93650"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r</w:t>
            </w:r>
          </w:p>
        </w:tc>
        <w:tc>
          <w:tcPr>
            <w:tcW w:w="1912" w:type="dxa"/>
            <w:tcBorders>
              <w:top w:val="single" w:sz="4" w:space="0" w:color="auto"/>
              <w:left w:val="single" w:sz="4" w:space="0" w:color="auto"/>
            </w:tcBorders>
          </w:tcPr>
          <w:p w14:paraId="555C17CB" w14:textId="58A78FCE"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0.0092263</w:t>
            </w:r>
          </w:p>
        </w:tc>
        <w:tc>
          <w:tcPr>
            <w:tcW w:w="2196" w:type="dxa"/>
            <w:tcBorders>
              <w:top w:val="single" w:sz="4" w:space="0" w:color="auto"/>
              <w:right w:val="single" w:sz="4" w:space="0" w:color="auto"/>
            </w:tcBorders>
          </w:tcPr>
          <w:p w14:paraId="49099D4A" w14:textId="2DEB2597"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0.0068228</w:t>
            </w:r>
          </w:p>
        </w:tc>
        <w:tc>
          <w:tcPr>
            <w:tcW w:w="1941" w:type="dxa"/>
            <w:tcBorders>
              <w:top w:val="single" w:sz="4" w:space="0" w:color="auto"/>
              <w:left w:val="single" w:sz="4" w:space="0" w:color="auto"/>
              <w:right w:val="single" w:sz="4" w:space="0" w:color="auto"/>
            </w:tcBorders>
          </w:tcPr>
          <w:p w14:paraId="10E3F1DC" w14:textId="7AB3062F"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-0.0024035</w:t>
            </w:r>
          </w:p>
        </w:tc>
        <w:tc>
          <w:tcPr>
            <w:tcW w:w="1505" w:type="dxa"/>
            <w:tcBorders>
              <w:top w:val="single" w:sz="4" w:space="0" w:color="auto"/>
              <w:left w:val="single" w:sz="4" w:space="0" w:color="auto"/>
            </w:tcBorders>
          </w:tcPr>
          <w:p w14:paraId="070D6EF8" w14:textId="77777777" w:rsidR="00EB27B8" w:rsidRPr="00B36584" w:rsidRDefault="00EB27B8" w:rsidP="00B36584">
            <w:pPr>
              <w:spacing w:line="360" w:lineRule="auto"/>
              <w:jc w:val="both"/>
              <w:rPr>
                <w:rFonts w:ascii="Times New Roman" w:hAnsi="Times New Roman" w:cs="Times New Roman"/>
                <w:sz w:val="24"/>
                <w:szCs w:val="24"/>
              </w:rPr>
            </w:pPr>
          </w:p>
        </w:tc>
      </w:tr>
      <w:tr w:rsidR="00EB27B8" w:rsidRPr="00B36584" w14:paraId="3A9CAAD6" w14:textId="2A80DF84" w:rsidTr="00027592">
        <w:trPr>
          <w:jc w:val="center"/>
        </w:trPr>
        <w:tc>
          <w:tcPr>
            <w:tcW w:w="1796" w:type="dxa"/>
            <w:tcBorders>
              <w:right w:val="single" w:sz="4" w:space="0" w:color="auto"/>
            </w:tcBorders>
          </w:tcPr>
          <w:p w14:paraId="1B56C59C" w14:textId="74A59558" w:rsidR="00EB27B8" w:rsidRPr="00B36584" w:rsidRDefault="00EB27B8" w:rsidP="00B36584">
            <w:pPr>
              <w:spacing w:line="360" w:lineRule="auto"/>
              <w:jc w:val="both"/>
              <w:rPr>
                <w:rFonts w:ascii="Times New Roman" w:hAnsi="Times New Roman" w:cs="Times New Roman"/>
                <w:sz w:val="24"/>
                <w:szCs w:val="24"/>
              </w:rPr>
            </w:pPr>
            <w:proofErr w:type="spellStart"/>
            <w:r w:rsidRPr="00B36584">
              <w:rPr>
                <w:rFonts w:ascii="Times New Roman" w:hAnsi="Times New Roman" w:cs="Times New Roman"/>
                <w:sz w:val="24"/>
                <w:szCs w:val="24"/>
              </w:rPr>
              <w:t>infla</w:t>
            </w:r>
            <w:proofErr w:type="spellEnd"/>
          </w:p>
        </w:tc>
        <w:tc>
          <w:tcPr>
            <w:tcW w:w="1912" w:type="dxa"/>
            <w:tcBorders>
              <w:left w:val="single" w:sz="4" w:space="0" w:color="auto"/>
            </w:tcBorders>
          </w:tcPr>
          <w:p w14:paraId="6AE7BEEC" w14:textId="483A4644"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0.0082329</w:t>
            </w:r>
          </w:p>
        </w:tc>
        <w:tc>
          <w:tcPr>
            <w:tcW w:w="2196" w:type="dxa"/>
            <w:tcBorders>
              <w:right w:val="single" w:sz="4" w:space="0" w:color="auto"/>
            </w:tcBorders>
          </w:tcPr>
          <w:p w14:paraId="579447FD" w14:textId="5CFB7098"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0.0058117</w:t>
            </w:r>
          </w:p>
        </w:tc>
        <w:tc>
          <w:tcPr>
            <w:tcW w:w="1941" w:type="dxa"/>
            <w:tcBorders>
              <w:left w:val="single" w:sz="4" w:space="0" w:color="auto"/>
              <w:right w:val="single" w:sz="4" w:space="0" w:color="auto"/>
            </w:tcBorders>
          </w:tcPr>
          <w:p w14:paraId="6E9A903F" w14:textId="07F9C401"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-0.0024212</w:t>
            </w:r>
          </w:p>
        </w:tc>
        <w:tc>
          <w:tcPr>
            <w:tcW w:w="1505" w:type="dxa"/>
            <w:tcBorders>
              <w:left w:val="single" w:sz="4" w:space="0" w:color="auto"/>
            </w:tcBorders>
          </w:tcPr>
          <w:p w14:paraId="2D0B9476" w14:textId="77777777" w:rsidR="00EB27B8" w:rsidRPr="00B36584" w:rsidRDefault="00EB27B8" w:rsidP="00B36584">
            <w:pPr>
              <w:spacing w:line="360" w:lineRule="auto"/>
              <w:jc w:val="both"/>
              <w:rPr>
                <w:rFonts w:ascii="Times New Roman" w:hAnsi="Times New Roman" w:cs="Times New Roman"/>
                <w:sz w:val="24"/>
                <w:szCs w:val="24"/>
              </w:rPr>
            </w:pPr>
          </w:p>
        </w:tc>
      </w:tr>
      <w:tr w:rsidR="00EB27B8" w:rsidRPr="00B36584" w14:paraId="6187AAD2" w14:textId="587ABF5C" w:rsidTr="00027592">
        <w:trPr>
          <w:jc w:val="center"/>
        </w:trPr>
        <w:tc>
          <w:tcPr>
            <w:tcW w:w="1796" w:type="dxa"/>
            <w:tcBorders>
              <w:right w:val="single" w:sz="4" w:space="0" w:color="auto"/>
            </w:tcBorders>
          </w:tcPr>
          <w:p w14:paraId="2752A797" w14:textId="0F5F3B98" w:rsidR="00EB27B8" w:rsidRPr="00B36584" w:rsidRDefault="00EB27B8" w:rsidP="00B36584">
            <w:pPr>
              <w:spacing w:line="360" w:lineRule="auto"/>
              <w:jc w:val="both"/>
              <w:rPr>
                <w:rFonts w:ascii="Times New Roman" w:hAnsi="Times New Roman" w:cs="Times New Roman"/>
                <w:sz w:val="24"/>
                <w:szCs w:val="24"/>
              </w:rPr>
            </w:pPr>
            <w:proofErr w:type="spellStart"/>
            <w:r w:rsidRPr="00B36584">
              <w:rPr>
                <w:rFonts w:ascii="Times New Roman" w:hAnsi="Times New Roman" w:cs="Times New Roman"/>
                <w:sz w:val="24"/>
                <w:szCs w:val="24"/>
              </w:rPr>
              <w:t>lngdp</w:t>
            </w:r>
            <w:proofErr w:type="spellEnd"/>
          </w:p>
        </w:tc>
        <w:tc>
          <w:tcPr>
            <w:tcW w:w="1912" w:type="dxa"/>
            <w:tcBorders>
              <w:left w:val="single" w:sz="4" w:space="0" w:color="auto"/>
            </w:tcBorders>
          </w:tcPr>
          <w:p w14:paraId="28F40926" w14:textId="491D630E"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0.2047389</w:t>
            </w:r>
          </w:p>
        </w:tc>
        <w:tc>
          <w:tcPr>
            <w:tcW w:w="2196" w:type="dxa"/>
            <w:tcBorders>
              <w:right w:val="single" w:sz="4" w:space="0" w:color="auto"/>
            </w:tcBorders>
          </w:tcPr>
          <w:p w14:paraId="350FC09C" w14:textId="6844DC86"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0.03222985</w:t>
            </w:r>
          </w:p>
        </w:tc>
        <w:tc>
          <w:tcPr>
            <w:tcW w:w="1941" w:type="dxa"/>
            <w:tcBorders>
              <w:left w:val="single" w:sz="4" w:space="0" w:color="auto"/>
              <w:right w:val="single" w:sz="4" w:space="0" w:color="auto"/>
            </w:tcBorders>
          </w:tcPr>
          <w:p w14:paraId="385CF74A" w14:textId="7B49B3A0"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0.1175596</w:t>
            </w:r>
          </w:p>
        </w:tc>
        <w:tc>
          <w:tcPr>
            <w:tcW w:w="1505" w:type="dxa"/>
            <w:tcBorders>
              <w:left w:val="single" w:sz="4" w:space="0" w:color="auto"/>
            </w:tcBorders>
          </w:tcPr>
          <w:p w14:paraId="780C1EFC" w14:textId="4793FD6C"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0.001</w:t>
            </w:r>
          </w:p>
        </w:tc>
      </w:tr>
      <w:tr w:rsidR="00EB27B8" w:rsidRPr="00B36584" w14:paraId="1604A866" w14:textId="20E615D3" w:rsidTr="00027592">
        <w:trPr>
          <w:jc w:val="center"/>
        </w:trPr>
        <w:tc>
          <w:tcPr>
            <w:tcW w:w="1796" w:type="dxa"/>
            <w:tcBorders>
              <w:right w:val="single" w:sz="4" w:space="0" w:color="auto"/>
            </w:tcBorders>
          </w:tcPr>
          <w:p w14:paraId="2CB12B6F" w14:textId="537DFBFA"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lnm1</w:t>
            </w:r>
          </w:p>
        </w:tc>
        <w:tc>
          <w:tcPr>
            <w:tcW w:w="1912" w:type="dxa"/>
            <w:tcBorders>
              <w:left w:val="single" w:sz="4" w:space="0" w:color="auto"/>
            </w:tcBorders>
          </w:tcPr>
          <w:p w14:paraId="23DBFF71" w14:textId="50D0523B"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0.0742066</w:t>
            </w:r>
          </w:p>
        </w:tc>
        <w:tc>
          <w:tcPr>
            <w:tcW w:w="2196" w:type="dxa"/>
            <w:tcBorders>
              <w:right w:val="single" w:sz="4" w:space="0" w:color="auto"/>
            </w:tcBorders>
          </w:tcPr>
          <w:p w14:paraId="49E35BC8" w14:textId="06AAD520"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00783934</w:t>
            </w:r>
          </w:p>
        </w:tc>
        <w:tc>
          <w:tcPr>
            <w:tcW w:w="1941" w:type="dxa"/>
            <w:tcBorders>
              <w:left w:val="single" w:sz="4" w:space="0" w:color="auto"/>
              <w:right w:val="single" w:sz="4" w:space="0" w:color="auto"/>
            </w:tcBorders>
          </w:tcPr>
          <w:p w14:paraId="3244D74E" w14:textId="557695C6"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0.0041868</w:t>
            </w:r>
          </w:p>
        </w:tc>
        <w:tc>
          <w:tcPr>
            <w:tcW w:w="1505" w:type="dxa"/>
            <w:tcBorders>
              <w:left w:val="single" w:sz="4" w:space="0" w:color="auto"/>
            </w:tcBorders>
          </w:tcPr>
          <w:p w14:paraId="35E0002B" w14:textId="77777777" w:rsidR="00EB27B8" w:rsidRPr="00B36584" w:rsidRDefault="00EB27B8" w:rsidP="00B36584">
            <w:pPr>
              <w:spacing w:line="360" w:lineRule="auto"/>
              <w:jc w:val="both"/>
              <w:rPr>
                <w:rFonts w:ascii="Times New Roman" w:hAnsi="Times New Roman" w:cs="Times New Roman"/>
                <w:sz w:val="24"/>
                <w:szCs w:val="24"/>
              </w:rPr>
            </w:pPr>
          </w:p>
        </w:tc>
      </w:tr>
      <w:tr w:rsidR="00EB27B8" w:rsidRPr="00B36584" w14:paraId="03B928A5" w14:textId="0790469B" w:rsidTr="00027592">
        <w:trPr>
          <w:jc w:val="center"/>
        </w:trPr>
        <w:tc>
          <w:tcPr>
            <w:tcW w:w="1796" w:type="dxa"/>
            <w:tcBorders>
              <w:right w:val="single" w:sz="4" w:space="0" w:color="auto"/>
            </w:tcBorders>
          </w:tcPr>
          <w:p w14:paraId="4BBD1B75" w14:textId="233883C8" w:rsidR="00EB27B8" w:rsidRPr="00B36584" w:rsidRDefault="00EB27B8" w:rsidP="00B36584">
            <w:pPr>
              <w:spacing w:line="360" w:lineRule="auto"/>
              <w:jc w:val="both"/>
              <w:rPr>
                <w:rFonts w:ascii="Times New Roman" w:hAnsi="Times New Roman" w:cs="Times New Roman"/>
                <w:sz w:val="24"/>
                <w:szCs w:val="24"/>
              </w:rPr>
            </w:pPr>
            <w:proofErr w:type="spellStart"/>
            <w:r w:rsidRPr="00B36584">
              <w:rPr>
                <w:rFonts w:ascii="Times New Roman" w:hAnsi="Times New Roman" w:cs="Times New Roman"/>
                <w:sz w:val="24"/>
                <w:szCs w:val="24"/>
              </w:rPr>
              <w:t>lnrev</w:t>
            </w:r>
            <w:proofErr w:type="spellEnd"/>
          </w:p>
        </w:tc>
        <w:tc>
          <w:tcPr>
            <w:tcW w:w="1912" w:type="dxa"/>
            <w:tcBorders>
              <w:left w:val="single" w:sz="4" w:space="0" w:color="auto"/>
            </w:tcBorders>
          </w:tcPr>
          <w:p w14:paraId="30D33F81" w14:textId="37763DB0"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0.0673083</w:t>
            </w:r>
          </w:p>
        </w:tc>
        <w:tc>
          <w:tcPr>
            <w:tcW w:w="2196" w:type="dxa"/>
            <w:tcBorders>
              <w:right w:val="single" w:sz="4" w:space="0" w:color="auto"/>
            </w:tcBorders>
          </w:tcPr>
          <w:p w14:paraId="33381633" w14:textId="186D5856"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0.1005206</w:t>
            </w:r>
          </w:p>
        </w:tc>
        <w:tc>
          <w:tcPr>
            <w:tcW w:w="1941" w:type="dxa"/>
            <w:tcBorders>
              <w:left w:val="single" w:sz="4" w:space="0" w:color="auto"/>
              <w:right w:val="single" w:sz="4" w:space="0" w:color="auto"/>
            </w:tcBorders>
          </w:tcPr>
          <w:p w14:paraId="09B8704E" w14:textId="3A51B908"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0.332123</w:t>
            </w:r>
          </w:p>
        </w:tc>
        <w:tc>
          <w:tcPr>
            <w:tcW w:w="1505" w:type="dxa"/>
            <w:tcBorders>
              <w:left w:val="single" w:sz="4" w:space="0" w:color="auto"/>
            </w:tcBorders>
          </w:tcPr>
          <w:p w14:paraId="44F155CA" w14:textId="57B268E5"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0.005</w:t>
            </w:r>
          </w:p>
        </w:tc>
      </w:tr>
      <w:tr w:rsidR="00EB27B8" w:rsidRPr="00B36584" w14:paraId="0EF5FE53" w14:textId="496AFE61" w:rsidTr="00027592">
        <w:trPr>
          <w:jc w:val="center"/>
        </w:trPr>
        <w:tc>
          <w:tcPr>
            <w:tcW w:w="1796" w:type="dxa"/>
            <w:tcBorders>
              <w:right w:val="single" w:sz="4" w:space="0" w:color="auto"/>
            </w:tcBorders>
          </w:tcPr>
          <w:p w14:paraId="71590047" w14:textId="4A2460F4" w:rsidR="00EB27B8" w:rsidRPr="00B36584" w:rsidRDefault="00EB27B8" w:rsidP="00B36584">
            <w:pPr>
              <w:spacing w:line="360" w:lineRule="auto"/>
              <w:jc w:val="both"/>
              <w:rPr>
                <w:rFonts w:ascii="Times New Roman" w:hAnsi="Times New Roman" w:cs="Times New Roman"/>
                <w:sz w:val="24"/>
                <w:szCs w:val="24"/>
              </w:rPr>
            </w:pPr>
            <w:proofErr w:type="spellStart"/>
            <w:r w:rsidRPr="00B36584">
              <w:rPr>
                <w:rFonts w:ascii="Times New Roman" w:hAnsi="Times New Roman" w:cs="Times New Roman"/>
                <w:sz w:val="24"/>
                <w:szCs w:val="24"/>
              </w:rPr>
              <w:t>lncapex</w:t>
            </w:r>
            <w:proofErr w:type="spellEnd"/>
          </w:p>
        </w:tc>
        <w:tc>
          <w:tcPr>
            <w:tcW w:w="1912" w:type="dxa"/>
            <w:tcBorders>
              <w:left w:val="single" w:sz="4" w:space="0" w:color="auto"/>
            </w:tcBorders>
          </w:tcPr>
          <w:p w14:paraId="7E6CA8CA" w14:textId="6070D384"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0.0311267</w:t>
            </w:r>
          </w:p>
        </w:tc>
        <w:tc>
          <w:tcPr>
            <w:tcW w:w="2196" w:type="dxa"/>
            <w:tcBorders>
              <w:right w:val="single" w:sz="4" w:space="0" w:color="auto"/>
            </w:tcBorders>
          </w:tcPr>
          <w:p w14:paraId="2994371C" w14:textId="14FE8AD6"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0.0365698</w:t>
            </w:r>
          </w:p>
        </w:tc>
        <w:tc>
          <w:tcPr>
            <w:tcW w:w="1941" w:type="dxa"/>
            <w:tcBorders>
              <w:left w:val="single" w:sz="4" w:space="0" w:color="auto"/>
              <w:right w:val="single" w:sz="4" w:space="0" w:color="auto"/>
            </w:tcBorders>
          </w:tcPr>
          <w:p w14:paraId="3612EC0A" w14:textId="790836BF"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0.0054431</w:t>
            </w:r>
          </w:p>
        </w:tc>
        <w:tc>
          <w:tcPr>
            <w:tcW w:w="1505" w:type="dxa"/>
            <w:tcBorders>
              <w:left w:val="single" w:sz="4" w:space="0" w:color="auto"/>
            </w:tcBorders>
          </w:tcPr>
          <w:p w14:paraId="28ADAF26" w14:textId="4A326F19"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0.043</w:t>
            </w:r>
          </w:p>
        </w:tc>
      </w:tr>
      <w:tr w:rsidR="00EB27B8" w:rsidRPr="00B36584" w14:paraId="5CC1EFEF" w14:textId="244A896B" w:rsidTr="00027592">
        <w:trPr>
          <w:jc w:val="center"/>
        </w:trPr>
        <w:tc>
          <w:tcPr>
            <w:tcW w:w="1796" w:type="dxa"/>
            <w:tcBorders>
              <w:right w:val="single" w:sz="4" w:space="0" w:color="auto"/>
            </w:tcBorders>
          </w:tcPr>
          <w:p w14:paraId="0E2A5C98" w14:textId="70A84D8D"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eps</w:t>
            </w:r>
          </w:p>
        </w:tc>
        <w:tc>
          <w:tcPr>
            <w:tcW w:w="1912" w:type="dxa"/>
            <w:tcBorders>
              <w:left w:val="single" w:sz="4" w:space="0" w:color="auto"/>
            </w:tcBorders>
          </w:tcPr>
          <w:p w14:paraId="0A2EEDAB" w14:textId="6BF917DE"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0.0000161</w:t>
            </w:r>
          </w:p>
        </w:tc>
        <w:tc>
          <w:tcPr>
            <w:tcW w:w="2196" w:type="dxa"/>
            <w:tcBorders>
              <w:right w:val="single" w:sz="4" w:space="0" w:color="auto"/>
            </w:tcBorders>
          </w:tcPr>
          <w:p w14:paraId="4560604F" w14:textId="13756955"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0.0000242</w:t>
            </w:r>
          </w:p>
        </w:tc>
        <w:tc>
          <w:tcPr>
            <w:tcW w:w="1941" w:type="dxa"/>
            <w:tcBorders>
              <w:left w:val="single" w:sz="4" w:space="0" w:color="auto"/>
              <w:right w:val="single" w:sz="4" w:space="0" w:color="auto"/>
            </w:tcBorders>
          </w:tcPr>
          <w:p w14:paraId="1D5B9077" w14:textId="4BCD7B8D"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0.000081</w:t>
            </w:r>
          </w:p>
        </w:tc>
        <w:tc>
          <w:tcPr>
            <w:tcW w:w="1505" w:type="dxa"/>
            <w:tcBorders>
              <w:left w:val="single" w:sz="4" w:space="0" w:color="auto"/>
            </w:tcBorders>
          </w:tcPr>
          <w:p w14:paraId="5A8688EA" w14:textId="77777777" w:rsidR="00EB27B8" w:rsidRPr="00B36584" w:rsidRDefault="00EB27B8" w:rsidP="00B36584">
            <w:pPr>
              <w:spacing w:line="360" w:lineRule="auto"/>
              <w:jc w:val="both"/>
              <w:rPr>
                <w:rFonts w:ascii="Times New Roman" w:hAnsi="Times New Roman" w:cs="Times New Roman"/>
                <w:sz w:val="24"/>
                <w:szCs w:val="24"/>
              </w:rPr>
            </w:pPr>
          </w:p>
        </w:tc>
      </w:tr>
      <w:tr w:rsidR="00EB27B8" w:rsidRPr="00B36584" w14:paraId="03D18592" w14:textId="4551EEF8" w:rsidTr="00027592">
        <w:trPr>
          <w:jc w:val="center"/>
        </w:trPr>
        <w:tc>
          <w:tcPr>
            <w:tcW w:w="1796" w:type="dxa"/>
            <w:tcBorders>
              <w:right w:val="single" w:sz="4" w:space="0" w:color="auto"/>
            </w:tcBorders>
          </w:tcPr>
          <w:p w14:paraId="171E8156" w14:textId="03B3FD0F" w:rsidR="00EB27B8" w:rsidRPr="00B36584" w:rsidRDefault="00EB27B8" w:rsidP="00B36584">
            <w:pPr>
              <w:spacing w:line="360" w:lineRule="auto"/>
              <w:jc w:val="both"/>
              <w:rPr>
                <w:rFonts w:ascii="Times New Roman" w:hAnsi="Times New Roman" w:cs="Times New Roman"/>
                <w:sz w:val="24"/>
                <w:szCs w:val="24"/>
              </w:rPr>
            </w:pPr>
            <w:proofErr w:type="spellStart"/>
            <w:r w:rsidRPr="00B36584">
              <w:rPr>
                <w:rFonts w:ascii="Times New Roman" w:hAnsi="Times New Roman" w:cs="Times New Roman"/>
                <w:sz w:val="24"/>
                <w:szCs w:val="24"/>
              </w:rPr>
              <w:t>divbm</w:t>
            </w:r>
            <w:proofErr w:type="spellEnd"/>
          </w:p>
        </w:tc>
        <w:tc>
          <w:tcPr>
            <w:tcW w:w="1912" w:type="dxa"/>
            <w:tcBorders>
              <w:left w:val="single" w:sz="4" w:space="0" w:color="auto"/>
            </w:tcBorders>
          </w:tcPr>
          <w:p w14:paraId="08548E19" w14:textId="5B73D979"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0.0500628</w:t>
            </w:r>
          </w:p>
        </w:tc>
        <w:tc>
          <w:tcPr>
            <w:tcW w:w="2196" w:type="dxa"/>
            <w:tcBorders>
              <w:right w:val="single" w:sz="4" w:space="0" w:color="auto"/>
            </w:tcBorders>
          </w:tcPr>
          <w:p w14:paraId="2EDBFDFF" w14:textId="0B55E454"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0.0918917</w:t>
            </w:r>
          </w:p>
        </w:tc>
        <w:tc>
          <w:tcPr>
            <w:tcW w:w="1941" w:type="dxa"/>
            <w:tcBorders>
              <w:left w:val="single" w:sz="4" w:space="0" w:color="auto"/>
              <w:right w:val="single" w:sz="4" w:space="0" w:color="auto"/>
            </w:tcBorders>
          </w:tcPr>
          <w:p w14:paraId="48ABD9DB" w14:textId="6FC9BE8D"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0.0418289</w:t>
            </w:r>
          </w:p>
        </w:tc>
        <w:tc>
          <w:tcPr>
            <w:tcW w:w="1505" w:type="dxa"/>
            <w:tcBorders>
              <w:left w:val="single" w:sz="4" w:space="0" w:color="auto"/>
            </w:tcBorders>
          </w:tcPr>
          <w:p w14:paraId="73496F71" w14:textId="77777777" w:rsidR="00EB27B8" w:rsidRPr="00B36584" w:rsidRDefault="00EB27B8" w:rsidP="00B36584">
            <w:pPr>
              <w:spacing w:line="360" w:lineRule="auto"/>
              <w:jc w:val="both"/>
              <w:rPr>
                <w:rFonts w:ascii="Times New Roman" w:hAnsi="Times New Roman" w:cs="Times New Roman"/>
                <w:sz w:val="24"/>
                <w:szCs w:val="24"/>
              </w:rPr>
            </w:pPr>
          </w:p>
        </w:tc>
      </w:tr>
      <w:tr w:rsidR="00EB27B8" w:rsidRPr="00B36584" w14:paraId="6F7EC3FA" w14:textId="6426389F" w:rsidTr="00027592">
        <w:trPr>
          <w:jc w:val="center"/>
        </w:trPr>
        <w:tc>
          <w:tcPr>
            <w:tcW w:w="1796" w:type="dxa"/>
            <w:tcBorders>
              <w:right w:val="single" w:sz="4" w:space="0" w:color="auto"/>
            </w:tcBorders>
          </w:tcPr>
          <w:p w14:paraId="17FDF1CE" w14:textId="2AFFCC0B"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ma</w:t>
            </w:r>
          </w:p>
        </w:tc>
        <w:tc>
          <w:tcPr>
            <w:tcW w:w="1912" w:type="dxa"/>
            <w:tcBorders>
              <w:left w:val="single" w:sz="4" w:space="0" w:color="auto"/>
            </w:tcBorders>
          </w:tcPr>
          <w:p w14:paraId="0432356B" w14:textId="23F6682A"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0.0332716</w:t>
            </w:r>
          </w:p>
        </w:tc>
        <w:tc>
          <w:tcPr>
            <w:tcW w:w="2196" w:type="dxa"/>
            <w:tcBorders>
              <w:right w:val="single" w:sz="4" w:space="0" w:color="auto"/>
            </w:tcBorders>
          </w:tcPr>
          <w:p w14:paraId="15380B96" w14:textId="0C993986"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0.040019</w:t>
            </w:r>
          </w:p>
        </w:tc>
        <w:tc>
          <w:tcPr>
            <w:tcW w:w="1941" w:type="dxa"/>
            <w:tcBorders>
              <w:left w:val="single" w:sz="4" w:space="0" w:color="auto"/>
              <w:right w:val="single" w:sz="4" w:space="0" w:color="auto"/>
            </w:tcBorders>
          </w:tcPr>
          <w:p w14:paraId="2221386F" w14:textId="26F6034A"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0.0067474</w:t>
            </w:r>
          </w:p>
        </w:tc>
        <w:tc>
          <w:tcPr>
            <w:tcW w:w="1505" w:type="dxa"/>
            <w:tcBorders>
              <w:left w:val="single" w:sz="4" w:space="0" w:color="auto"/>
            </w:tcBorders>
          </w:tcPr>
          <w:p w14:paraId="29571018" w14:textId="77777777" w:rsidR="00EB27B8" w:rsidRPr="00B36584" w:rsidRDefault="00EB27B8" w:rsidP="00B36584">
            <w:pPr>
              <w:spacing w:line="360" w:lineRule="auto"/>
              <w:jc w:val="both"/>
              <w:rPr>
                <w:rFonts w:ascii="Times New Roman" w:hAnsi="Times New Roman" w:cs="Times New Roman"/>
                <w:sz w:val="24"/>
                <w:szCs w:val="24"/>
              </w:rPr>
            </w:pPr>
          </w:p>
        </w:tc>
      </w:tr>
      <w:tr w:rsidR="00EB27B8" w:rsidRPr="00B36584" w14:paraId="76B7CE64" w14:textId="44EA83FF" w:rsidTr="00027592">
        <w:trPr>
          <w:jc w:val="center"/>
        </w:trPr>
        <w:tc>
          <w:tcPr>
            <w:tcW w:w="1796" w:type="dxa"/>
            <w:tcBorders>
              <w:right w:val="single" w:sz="4" w:space="0" w:color="auto"/>
            </w:tcBorders>
          </w:tcPr>
          <w:p w14:paraId="6D313CDD" w14:textId="06BBE7CC" w:rsidR="00EB27B8" w:rsidRPr="00B36584" w:rsidRDefault="0066679A" w:rsidP="00B36584">
            <w:pPr>
              <w:spacing w:line="360" w:lineRule="auto"/>
              <w:jc w:val="both"/>
              <w:rPr>
                <w:rFonts w:ascii="Times New Roman" w:hAnsi="Times New Roman" w:cs="Times New Roman"/>
                <w:sz w:val="24"/>
                <w:szCs w:val="24"/>
              </w:rPr>
            </w:pPr>
            <w:proofErr w:type="spellStart"/>
            <w:r w:rsidRPr="00B36584">
              <w:rPr>
                <w:rFonts w:ascii="Times New Roman" w:hAnsi="Times New Roman" w:cs="Times New Roman"/>
                <w:sz w:val="24"/>
                <w:szCs w:val="24"/>
              </w:rPr>
              <w:t>ROAA</w:t>
            </w:r>
            <w:r w:rsidR="00EB27B8" w:rsidRPr="00B36584">
              <w:rPr>
                <w:rFonts w:ascii="Times New Roman" w:hAnsi="Times New Roman" w:cs="Times New Roman"/>
                <w:sz w:val="24"/>
                <w:szCs w:val="24"/>
              </w:rPr>
              <w:t>e</w:t>
            </w:r>
            <w:proofErr w:type="spellEnd"/>
          </w:p>
        </w:tc>
        <w:tc>
          <w:tcPr>
            <w:tcW w:w="1912" w:type="dxa"/>
            <w:tcBorders>
              <w:left w:val="single" w:sz="4" w:space="0" w:color="auto"/>
            </w:tcBorders>
          </w:tcPr>
          <w:p w14:paraId="14F8CB9F" w14:textId="5E06DA10"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0.0035014</w:t>
            </w:r>
          </w:p>
        </w:tc>
        <w:tc>
          <w:tcPr>
            <w:tcW w:w="2196" w:type="dxa"/>
            <w:tcBorders>
              <w:right w:val="single" w:sz="4" w:space="0" w:color="auto"/>
            </w:tcBorders>
          </w:tcPr>
          <w:p w14:paraId="27A84471" w14:textId="38AFFB28"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0.0043768</w:t>
            </w:r>
          </w:p>
        </w:tc>
        <w:tc>
          <w:tcPr>
            <w:tcW w:w="1941" w:type="dxa"/>
            <w:tcBorders>
              <w:left w:val="single" w:sz="4" w:space="0" w:color="auto"/>
              <w:right w:val="single" w:sz="4" w:space="0" w:color="auto"/>
            </w:tcBorders>
          </w:tcPr>
          <w:p w14:paraId="7D5666EF" w14:textId="051879B5"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0.0008754</w:t>
            </w:r>
          </w:p>
        </w:tc>
        <w:tc>
          <w:tcPr>
            <w:tcW w:w="1505" w:type="dxa"/>
            <w:tcBorders>
              <w:left w:val="single" w:sz="4" w:space="0" w:color="auto"/>
            </w:tcBorders>
          </w:tcPr>
          <w:p w14:paraId="73D69F15" w14:textId="77777777" w:rsidR="00EB27B8" w:rsidRPr="00B36584" w:rsidRDefault="00EB27B8" w:rsidP="00B36584">
            <w:pPr>
              <w:spacing w:line="360" w:lineRule="auto"/>
              <w:jc w:val="both"/>
              <w:rPr>
                <w:rFonts w:ascii="Times New Roman" w:hAnsi="Times New Roman" w:cs="Times New Roman"/>
                <w:sz w:val="24"/>
                <w:szCs w:val="24"/>
              </w:rPr>
            </w:pPr>
          </w:p>
        </w:tc>
      </w:tr>
      <w:tr w:rsidR="00EB27B8" w:rsidRPr="00B36584" w14:paraId="6C5FB4D3" w14:textId="61F774F8" w:rsidTr="00027592">
        <w:trPr>
          <w:jc w:val="center"/>
        </w:trPr>
        <w:tc>
          <w:tcPr>
            <w:tcW w:w="1796" w:type="dxa"/>
            <w:tcBorders>
              <w:bottom w:val="single" w:sz="4" w:space="0" w:color="auto"/>
              <w:right w:val="single" w:sz="4" w:space="0" w:color="auto"/>
            </w:tcBorders>
          </w:tcPr>
          <w:p w14:paraId="0475BE01" w14:textId="06350EC4" w:rsidR="00EB27B8" w:rsidRPr="00B36584" w:rsidRDefault="0066679A" w:rsidP="00B36584">
            <w:pPr>
              <w:spacing w:line="360" w:lineRule="auto"/>
              <w:jc w:val="both"/>
              <w:rPr>
                <w:rFonts w:ascii="Times New Roman" w:hAnsi="Times New Roman" w:cs="Times New Roman"/>
                <w:sz w:val="24"/>
                <w:szCs w:val="24"/>
              </w:rPr>
            </w:pPr>
            <w:proofErr w:type="spellStart"/>
            <w:r w:rsidRPr="00B36584">
              <w:rPr>
                <w:rFonts w:ascii="Times New Roman" w:hAnsi="Times New Roman" w:cs="Times New Roman"/>
                <w:sz w:val="24"/>
                <w:szCs w:val="24"/>
              </w:rPr>
              <w:t>ROAA</w:t>
            </w:r>
            <w:r w:rsidR="00EB27B8" w:rsidRPr="00B36584">
              <w:rPr>
                <w:rFonts w:ascii="Times New Roman" w:hAnsi="Times New Roman" w:cs="Times New Roman"/>
                <w:sz w:val="24"/>
                <w:szCs w:val="24"/>
              </w:rPr>
              <w:t>a</w:t>
            </w:r>
            <w:proofErr w:type="spellEnd"/>
          </w:p>
        </w:tc>
        <w:tc>
          <w:tcPr>
            <w:tcW w:w="1912" w:type="dxa"/>
            <w:tcBorders>
              <w:left w:val="single" w:sz="4" w:space="0" w:color="auto"/>
              <w:bottom w:val="single" w:sz="4" w:space="0" w:color="auto"/>
            </w:tcBorders>
          </w:tcPr>
          <w:p w14:paraId="3406E097" w14:textId="1503463C"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0.0050625</w:t>
            </w:r>
          </w:p>
        </w:tc>
        <w:tc>
          <w:tcPr>
            <w:tcW w:w="2196" w:type="dxa"/>
            <w:tcBorders>
              <w:bottom w:val="single" w:sz="4" w:space="0" w:color="auto"/>
              <w:right w:val="single" w:sz="4" w:space="0" w:color="auto"/>
            </w:tcBorders>
          </w:tcPr>
          <w:p w14:paraId="06E2CB7D" w14:textId="6E86143E"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0.0082181</w:t>
            </w:r>
          </w:p>
        </w:tc>
        <w:tc>
          <w:tcPr>
            <w:tcW w:w="1941" w:type="dxa"/>
            <w:tcBorders>
              <w:left w:val="single" w:sz="4" w:space="0" w:color="auto"/>
              <w:bottom w:val="single" w:sz="4" w:space="0" w:color="auto"/>
              <w:right w:val="single" w:sz="4" w:space="0" w:color="auto"/>
            </w:tcBorders>
          </w:tcPr>
          <w:p w14:paraId="45A52A97" w14:textId="590EA2ED"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0.0031556</w:t>
            </w:r>
          </w:p>
        </w:tc>
        <w:tc>
          <w:tcPr>
            <w:tcW w:w="1505" w:type="dxa"/>
            <w:tcBorders>
              <w:left w:val="single" w:sz="4" w:space="0" w:color="auto"/>
              <w:bottom w:val="single" w:sz="4" w:space="0" w:color="auto"/>
            </w:tcBorders>
          </w:tcPr>
          <w:p w14:paraId="6D4F351E" w14:textId="77777777" w:rsidR="00EB27B8" w:rsidRPr="00B36584" w:rsidRDefault="00EB27B8" w:rsidP="00B36584">
            <w:pPr>
              <w:spacing w:line="360" w:lineRule="auto"/>
              <w:jc w:val="both"/>
              <w:rPr>
                <w:rFonts w:ascii="Times New Roman" w:hAnsi="Times New Roman" w:cs="Times New Roman"/>
                <w:sz w:val="24"/>
                <w:szCs w:val="24"/>
              </w:rPr>
            </w:pPr>
          </w:p>
        </w:tc>
      </w:tr>
      <w:tr w:rsidR="00EB27B8" w:rsidRPr="00B36584" w14:paraId="44E73CD2" w14:textId="32659EB3" w:rsidTr="00027592">
        <w:trPr>
          <w:jc w:val="center"/>
        </w:trPr>
        <w:tc>
          <w:tcPr>
            <w:tcW w:w="1796" w:type="dxa"/>
            <w:tcBorders>
              <w:top w:val="single" w:sz="4" w:space="0" w:color="auto"/>
              <w:right w:val="single" w:sz="4" w:space="0" w:color="auto"/>
            </w:tcBorders>
          </w:tcPr>
          <w:p w14:paraId="2EA8F7EB" w14:textId="16E0457C"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cons</w:t>
            </w:r>
          </w:p>
        </w:tc>
        <w:tc>
          <w:tcPr>
            <w:tcW w:w="1912" w:type="dxa"/>
            <w:tcBorders>
              <w:top w:val="single" w:sz="4" w:space="0" w:color="auto"/>
              <w:left w:val="single" w:sz="4" w:space="0" w:color="auto"/>
            </w:tcBorders>
          </w:tcPr>
          <w:p w14:paraId="233BB030" w14:textId="4E6A1AD7"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1.585532</w:t>
            </w:r>
          </w:p>
        </w:tc>
        <w:tc>
          <w:tcPr>
            <w:tcW w:w="2196" w:type="dxa"/>
            <w:tcBorders>
              <w:top w:val="single" w:sz="4" w:space="0" w:color="auto"/>
              <w:right w:val="single" w:sz="4" w:space="0" w:color="auto"/>
            </w:tcBorders>
          </w:tcPr>
          <w:p w14:paraId="43E2F5A8" w14:textId="19762185"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2.406244</w:t>
            </w:r>
          </w:p>
        </w:tc>
        <w:tc>
          <w:tcPr>
            <w:tcW w:w="1941" w:type="dxa"/>
            <w:tcBorders>
              <w:top w:val="single" w:sz="4" w:space="0" w:color="auto"/>
              <w:left w:val="single" w:sz="4" w:space="0" w:color="auto"/>
              <w:right w:val="single" w:sz="4" w:space="0" w:color="auto"/>
            </w:tcBorders>
          </w:tcPr>
          <w:p w14:paraId="74F70E29" w14:textId="0DDFD0E2" w:rsidR="00EB27B8" w:rsidRPr="00B36584" w:rsidRDefault="00EB27B8"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0.820712</w:t>
            </w:r>
          </w:p>
        </w:tc>
        <w:tc>
          <w:tcPr>
            <w:tcW w:w="1505" w:type="dxa"/>
            <w:tcBorders>
              <w:top w:val="single" w:sz="4" w:space="0" w:color="auto"/>
              <w:left w:val="single" w:sz="4" w:space="0" w:color="auto"/>
            </w:tcBorders>
          </w:tcPr>
          <w:p w14:paraId="7F85F68A" w14:textId="21A017BC" w:rsidR="00EB27B8" w:rsidRPr="00B36584" w:rsidRDefault="00EB27B8" w:rsidP="00B36584">
            <w:pPr>
              <w:keepNext/>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0.000</w:t>
            </w:r>
          </w:p>
        </w:tc>
      </w:tr>
    </w:tbl>
    <w:p w14:paraId="545F0E76" w14:textId="7CDF245B" w:rsidR="00693822" w:rsidRPr="00027592" w:rsidRDefault="000E6D7C" w:rsidP="00027592">
      <w:pPr>
        <w:pStyle w:val="TableofFigures"/>
        <w:spacing w:line="360" w:lineRule="auto"/>
        <w:jc w:val="center"/>
        <w:rPr>
          <w:rFonts w:ascii="Times New Roman" w:hAnsi="Times New Roman" w:cs="Times New Roman"/>
          <w:b w:val="0"/>
          <w:bCs w:val="0"/>
          <w:i/>
          <w:iCs/>
          <w:sz w:val="22"/>
          <w:szCs w:val="22"/>
        </w:rPr>
      </w:pPr>
      <w:bookmarkStart w:id="136" w:name="_Toc152356580"/>
      <w:r w:rsidRPr="00027592">
        <w:rPr>
          <w:rFonts w:ascii="Times New Roman" w:hAnsi="Times New Roman" w:cs="Times New Roman"/>
          <w:b w:val="0"/>
          <w:bCs w:val="0"/>
          <w:i/>
          <w:iCs/>
          <w:sz w:val="22"/>
          <w:szCs w:val="22"/>
        </w:rPr>
        <w:t xml:space="preserve">Table </w:t>
      </w:r>
      <w:r w:rsidRPr="00027592">
        <w:rPr>
          <w:rFonts w:ascii="Times New Roman" w:hAnsi="Times New Roman" w:cs="Times New Roman"/>
          <w:b w:val="0"/>
          <w:bCs w:val="0"/>
          <w:i/>
          <w:iCs/>
          <w:sz w:val="22"/>
          <w:szCs w:val="22"/>
        </w:rPr>
        <w:fldChar w:fldCharType="begin"/>
      </w:r>
      <w:r w:rsidRPr="00027592">
        <w:rPr>
          <w:rFonts w:ascii="Times New Roman" w:hAnsi="Times New Roman" w:cs="Times New Roman"/>
          <w:b w:val="0"/>
          <w:bCs w:val="0"/>
          <w:i/>
          <w:iCs/>
          <w:sz w:val="22"/>
          <w:szCs w:val="22"/>
        </w:rPr>
        <w:instrText xml:space="preserve"> SEQ Table \* ARABIC </w:instrText>
      </w:r>
      <w:r w:rsidRPr="00027592">
        <w:rPr>
          <w:rFonts w:ascii="Times New Roman" w:hAnsi="Times New Roman" w:cs="Times New Roman"/>
          <w:b w:val="0"/>
          <w:bCs w:val="0"/>
          <w:i/>
          <w:iCs/>
          <w:sz w:val="22"/>
          <w:szCs w:val="22"/>
        </w:rPr>
        <w:fldChar w:fldCharType="separate"/>
      </w:r>
      <w:r w:rsidR="00D82838" w:rsidRPr="00027592">
        <w:rPr>
          <w:rFonts w:ascii="Times New Roman" w:hAnsi="Times New Roman" w:cs="Times New Roman"/>
          <w:b w:val="0"/>
          <w:bCs w:val="0"/>
          <w:i/>
          <w:iCs/>
          <w:noProof/>
          <w:sz w:val="22"/>
          <w:szCs w:val="22"/>
        </w:rPr>
        <w:t>9</w:t>
      </w:r>
      <w:r w:rsidRPr="00027592">
        <w:rPr>
          <w:rFonts w:ascii="Times New Roman" w:hAnsi="Times New Roman" w:cs="Times New Roman"/>
          <w:b w:val="0"/>
          <w:bCs w:val="0"/>
          <w:i/>
          <w:iCs/>
          <w:sz w:val="22"/>
          <w:szCs w:val="22"/>
        </w:rPr>
        <w:fldChar w:fldCharType="end"/>
      </w:r>
      <w:r w:rsidRPr="00027592">
        <w:rPr>
          <w:rFonts w:ascii="Times New Roman" w:hAnsi="Times New Roman" w:cs="Times New Roman"/>
          <w:b w:val="0"/>
          <w:bCs w:val="0"/>
          <w:i/>
          <w:iCs/>
          <w:sz w:val="22"/>
          <w:szCs w:val="22"/>
        </w:rPr>
        <w:t>:</w:t>
      </w:r>
      <w:r w:rsidR="00147DB3" w:rsidRPr="00027592">
        <w:rPr>
          <w:rFonts w:ascii="Times New Roman" w:hAnsi="Times New Roman" w:cs="Times New Roman"/>
          <w:b w:val="0"/>
          <w:bCs w:val="0"/>
          <w:i/>
          <w:iCs/>
          <w:sz w:val="22"/>
          <w:szCs w:val="22"/>
        </w:rPr>
        <w:t xml:space="preserve"> Differences of Standard Error after applying Robust</w:t>
      </w:r>
      <w:bookmarkEnd w:id="136"/>
    </w:p>
    <w:p w14:paraId="34FB15C5" w14:textId="3131355C" w:rsidR="00FF5952" w:rsidRPr="00B36584" w:rsidRDefault="392F6A62" w:rsidP="00B36584">
      <w:pPr>
        <w:pStyle w:val="Heading3"/>
        <w:spacing w:line="360" w:lineRule="auto"/>
        <w:jc w:val="both"/>
        <w:rPr>
          <w:rFonts w:cs="Times New Roman"/>
        </w:rPr>
      </w:pPr>
      <w:bookmarkStart w:id="137" w:name="_Toc152346218"/>
      <w:bookmarkStart w:id="138" w:name="_Toc152356705"/>
      <w:bookmarkStart w:id="139" w:name="_Toc152356970"/>
      <w:r w:rsidRPr="00B36584">
        <w:rPr>
          <w:rFonts w:cs="Times New Roman"/>
        </w:rPr>
        <w:lastRenderedPageBreak/>
        <w:t>GLS</w:t>
      </w:r>
      <w:bookmarkEnd w:id="137"/>
      <w:bookmarkEnd w:id="138"/>
      <w:bookmarkEnd w:id="139"/>
    </w:p>
    <w:p w14:paraId="2A7A663E" w14:textId="13B6273E" w:rsidR="0053302D" w:rsidRPr="00B36584" w:rsidRDefault="005F162B"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 xml:space="preserve">The second solution </w:t>
      </w:r>
      <w:proofErr w:type="gramStart"/>
      <w:r w:rsidRPr="00B36584">
        <w:rPr>
          <w:rFonts w:ascii="Times New Roman" w:hAnsi="Times New Roman" w:cs="Times New Roman"/>
          <w:sz w:val="24"/>
          <w:szCs w:val="24"/>
        </w:rPr>
        <w:t>corrects for</w:t>
      </w:r>
      <w:proofErr w:type="gramEnd"/>
      <w:r w:rsidRPr="00B36584">
        <w:rPr>
          <w:rFonts w:ascii="Times New Roman" w:hAnsi="Times New Roman" w:cs="Times New Roman"/>
          <w:sz w:val="24"/>
          <w:szCs w:val="24"/>
        </w:rPr>
        <w:t xml:space="preserve"> heteroskedasticity and </w:t>
      </w:r>
      <w:r w:rsidR="00147DB3" w:rsidRPr="00B36584">
        <w:rPr>
          <w:rFonts w:ascii="Times New Roman" w:hAnsi="Times New Roman" w:cs="Times New Roman"/>
          <w:sz w:val="24"/>
          <w:szCs w:val="24"/>
        </w:rPr>
        <w:t>autocorrelation</w:t>
      </w:r>
      <w:r w:rsidRPr="00B36584">
        <w:rPr>
          <w:rFonts w:ascii="Times New Roman" w:hAnsi="Times New Roman" w:cs="Times New Roman"/>
          <w:sz w:val="24"/>
          <w:szCs w:val="24"/>
        </w:rPr>
        <w:t xml:space="preserve"> by accepting it through applying the </w:t>
      </w:r>
      <w:r w:rsidR="00147DB3" w:rsidRPr="00B36584">
        <w:rPr>
          <w:rFonts w:ascii="Times New Roman" w:hAnsi="Times New Roman" w:cs="Times New Roman"/>
          <w:sz w:val="24"/>
          <w:szCs w:val="24"/>
        </w:rPr>
        <w:t>GLS model</w:t>
      </w:r>
      <w:r w:rsidRPr="00B36584">
        <w:rPr>
          <w:rFonts w:ascii="Times New Roman" w:hAnsi="Times New Roman" w:cs="Times New Roman"/>
          <w:sz w:val="24"/>
          <w:szCs w:val="24"/>
        </w:rPr>
        <w:t>, with a 3-stage model: heteroskedastic, correlated errors across panels and first-order autocorrelation within panels. More details will be presented in Appendix</w:t>
      </w:r>
      <w:r w:rsidR="0015547B" w:rsidRPr="00B36584">
        <w:rPr>
          <w:rFonts w:ascii="Times New Roman" w:hAnsi="Times New Roman" w:cs="Times New Roman"/>
          <w:sz w:val="24"/>
          <w:szCs w:val="24"/>
        </w:rPr>
        <w:t xml:space="preserve"> 05</w:t>
      </w:r>
      <w:r w:rsidRPr="00B36584">
        <w:rPr>
          <w:rFonts w:ascii="Times New Roman" w:hAnsi="Times New Roman" w:cs="Times New Roman"/>
          <w:sz w:val="24"/>
          <w:szCs w:val="24"/>
        </w:rPr>
        <w:t>.</w:t>
      </w:r>
    </w:p>
    <w:p w14:paraId="7F899ECC" w14:textId="7AA71164" w:rsidR="00DE6FD2" w:rsidRPr="00B36584" w:rsidRDefault="392F6A62" w:rsidP="00B36584">
      <w:pPr>
        <w:pStyle w:val="Heading2"/>
        <w:rPr>
          <w:rFonts w:cs="Times New Roman"/>
        </w:rPr>
      </w:pPr>
      <w:bookmarkStart w:id="140" w:name="_rz48aitkack9"/>
      <w:bookmarkStart w:id="141" w:name="_Toc152346219"/>
      <w:bookmarkStart w:id="142" w:name="_Toc152356706"/>
      <w:bookmarkStart w:id="143" w:name="_Toc152356971"/>
      <w:bookmarkEnd w:id="140"/>
      <w:r w:rsidRPr="00B36584">
        <w:rPr>
          <w:rFonts w:cs="Times New Roman"/>
        </w:rPr>
        <w:t xml:space="preserve">Estimation </w:t>
      </w:r>
      <w:proofErr w:type="spellStart"/>
      <w:r w:rsidRPr="00B36584">
        <w:rPr>
          <w:rFonts w:cs="Times New Roman"/>
        </w:rPr>
        <w:t>coefficience</w:t>
      </w:r>
      <w:bookmarkEnd w:id="141"/>
      <w:bookmarkEnd w:id="142"/>
      <w:bookmarkEnd w:id="143"/>
      <w:proofErr w:type="spellEnd"/>
    </w:p>
    <w:tbl>
      <w:tblPr>
        <w:tblW w:w="9360" w:type="dxa"/>
        <w:jc w:val="center"/>
        <w:tblLayout w:type="fixed"/>
        <w:tblCellMar>
          <w:top w:w="100" w:type="dxa"/>
          <w:left w:w="100" w:type="dxa"/>
          <w:bottom w:w="100" w:type="dxa"/>
          <w:right w:w="100" w:type="dxa"/>
        </w:tblCellMar>
        <w:tblLook w:val="0600" w:firstRow="0" w:lastRow="0" w:firstColumn="0" w:lastColumn="0" w:noHBand="1" w:noVBand="1"/>
      </w:tblPr>
      <w:tblGrid>
        <w:gridCol w:w="1590"/>
        <w:gridCol w:w="1965"/>
        <w:gridCol w:w="1530"/>
        <w:gridCol w:w="4275"/>
      </w:tblGrid>
      <w:tr w:rsidR="00A827C6" w:rsidRPr="00B36584" w14:paraId="08C553E2" w14:textId="77777777" w:rsidTr="000E6D7C">
        <w:trPr>
          <w:jc w:val="center"/>
        </w:trPr>
        <w:tc>
          <w:tcPr>
            <w:tcW w:w="1590" w:type="dxa"/>
            <w:tcBorders>
              <w:bottom w:val="single" w:sz="4" w:space="0" w:color="auto"/>
              <w:right w:val="single" w:sz="4" w:space="0" w:color="auto"/>
            </w:tcBorders>
            <w:tcMar>
              <w:top w:w="100" w:type="dxa"/>
              <w:left w:w="100" w:type="dxa"/>
              <w:bottom w:w="100" w:type="dxa"/>
              <w:right w:w="100" w:type="dxa"/>
            </w:tcMar>
            <w:vAlign w:val="center"/>
          </w:tcPr>
          <w:p w14:paraId="1204384D" w14:textId="77777777" w:rsidR="00A827C6" w:rsidRPr="00B36584" w:rsidRDefault="00A827C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Variables</w:t>
            </w:r>
          </w:p>
        </w:tc>
        <w:tc>
          <w:tcPr>
            <w:tcW w:w="1965" w:type="dxa"/>
            <w:tcBorders>
              <w:left w:val="single" w:sz="4" w:space="0" w:color="auto"/>
              <w:bottom w:val="single" w:sz="4" w:space="0" w:color="auto"/>
            </w:tcBorders>
            <w:tcMar>
              <w:top w:w="100" w:type="dxa"/>
              <w:left w:w="100" w:type="dxa"/>
              <w:bottom w:w="100" w:type="dxa"/>
              <w:right w:w="100" w:type="dxa"/>
            </w:tcMar>
            <w:vAlign w:val="center"/>
          </w:tcPr>
          <w:p w14:paraId="46F08B7C" w14:textId="77777777" w:rsidR="00A827C6" w:rsidRPr="00B36584" w:rsidRDefault="00A827C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Coefficient</w:t>
            </w:r>
          </w:p>
        </w:tc>
        <w:tc>
          <w:tcPr>
            <w:tcW w:w="1530" w:type="dxa"/>
            <w:tcBorders>
              <w:bottom w:val="single" w:sz="4" w:space="0" w:color="auto"/>
              <w:right w:val="single" w:sz="4" w:space="0" w:color="auto"/>
            </w:tcBorders>
            <w:tcMar>
              <w:top w:w="100" w:type="dxa"/>
              <w:left w:w="100" w:type="dxa"/>
              <w:bottom w:w="100" w:type="dxa"/>
              <w:right w:w="100" w:type="dxa"/>
            </w:tcMar>
            <w:vAlign w:val="center"/>
          </w:tcPr>
          <w:p w14:paraId="1523DFA7" w14:textId="77777777" w:rsidR="00A827C6" w:rsidRPr="00B36584" w:rsidRDefault="00A827C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Probability</w:t>
            </w:r>
          </w:p>
        </w:tc>
        <w:tc>
          <w:tcPr>
            <w:tcW w:w="4275" w:type="dxa"/>
            <w:tcBorders>
              <w:left w:val="single" w:sz="4" w:space="0" w:color="auto"/>
              <w:bottom w:val="single" w:sz="4" w:space="0" w:color="auto"/>
            </w:tcBorders>
            <w:tcMar>
              <w:top w:w="100" w:type="dxa"/>
              <w:left w:w="100" w:type="dxa"/>
              <w:bottom w:w="100" w:type="dxa"/>
              <w:right w:w="100" w:type="dxa"/>
            </w:tcMar>
            <w:vAlign w:val="center"/>
          </w:tcPr>
          <w:p w14:paraId="1C47C7B6" w14:textId="77777777" w:rsidR="00A827C6" w:rsidRPr="00B36584" w:rsidRDefault="00A827C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Significance</w:t>
            </w:r>
          </w:p>
        </w:tc>
      </w:tr>
      <w:tr w:rsidR="00A827C6" w:rsidRPr="00B36584" w14:paraId="432966A3" w14:textId="77777777" w:rsidTr="000E6D7C">
        <w:trPr>
          <w:jc w:val="center"/>
        </w:trPr>
        <w:tc>
          <w:tcPr>
            <w:tcW w:w="1590" w:type="dxa"/>
            <w:tcBorders>
              <w:top w:val="single" w:sz="4" w:space="0" w:color="auto"/>
              <w:right w:val="single" w:sz="4" w:space="0" w:color="auto"/>
            </w:tcBorders>
            <w:tcMar>
              <w:top w:w="100" w:type="dxa"/>
              <w:left w:w="100" w:type="dxa"/>
              <w:bottom w:w="100" w:type="dxa"/>
              <w:right w:w="100" w:type="dxa"/>
            </w:tcMar>
            <w:vAlign w:val="center"/>
          </w:tcPr>
          <w:p w14:paraId="152FB283"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w:t>
            </w:r>
          </w:p>
        </w:tc>
        <w:tc>
          <w:tcPr>
            <w:tcW w:w="1965" w:type="dxa"/>
            <w:tcBorders>
              <w:top w:val="single" w:sz="4" w:space="0" w:color="auto"/>
              <w:left w:val="single" w:sz="4" w:space="0" w:color="auto"/>
            </w:tcBorders>
            <w:tcMar>
              <w:top w:w="100" w:type="dxa"/>
              <w:left w:w="100" w:type="dxa"/>
              <w:bottom w:w="100" w:type="dxa"/>
              <w:right w:w="100" w:type="dxa"/>
            </w:tcMar>
            <w:vAlign w:val="center"/>
          </w:tcPr>
          <w:p w14:paraId="61E001E9" w14:textId="1947E1D6" w:rsidR="00A827C6" w:rsidRPr="00B36584" w:rsidRDefault="00A827C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w:t>
            </w:r>
            <w:r w:rsidR="007E1027" w:rsidRPr="00B36584">
              <w:rPr>
                <w:rFonts w:ascii="Times New Roman" w:eastAsia="Times New Roman" w:hAnsi="Times New Roman" w:cs="Times New Roman"/>
                <w:sz w:val="24"/>
                <w:szCs w:val="24"/>
              </w:rPr>
              <w:t>0</w:t>
            </w:r>
            <w:r w:rsidRPr="00B36584">
              <w:rPr>
                <w:rFonts w:ascii="Times New Roman" w:eastAsia="Times New Roman" w:hAnsi="Times New Roman" w:cs="Times New Roman"/>
                <w:sz w:val="24"/>
                <w:szCs w:val="24"/>
              </w:rPr>
              <w:t>.0</w:t>
            </w:r>
            <w:r w:rsidR="007E1027" w:rsidRPr="00B36584">
              <w:rPr>
                <w:rFonts w:ascii="Times New Roman" w:eastAsia="Times New Roman" w:hAnsi="Times New Roman" w:cs="Times New Roman"/>
                <w:sz w:val="24"/>
                <w:szCs w:val="24"/>
              </w:rPr>
              <w:t>0</w:t>
            </w:r>
            <w:r w:rsidR="00C875BF" w:rsidRPr="00B36584">
              <w:rPr>
                <w:rFonts w:ascii="Times New Roman" w:eastAsia="Times New Roman" w:hAnsi="Times New Roman" w:cs="Times New Roman"/>
                <w:sz w:val="24"/>
                <w:szCs w:val="24"/>
              </w:rPr>
              <w:t>63156</w:t>
            </w:r>
          </w:p>
        </w:tc>
        <w:tc>
          <w:tcPr>
            <w:tcW w:w="1530" w:type="dxa"/>
            <w:tcBorders>
              <w:top w:val="single" w:sz="4" w:space="0" w:color="auto"/>
              <w:right w:val="single" w:sz="4" w:space="0" w:color="auto"/>
            </w:tcBorders>
            <w:tcMar>
              <w:top w:w="100" w:type="dxa"/>
              <w:left w:w="100" w:type="dxa"/>
              <w:bottom w:w="100" w:type="dxa"/>
              <w:right w:w="100" w:type="dxa"/>
            </w:tcMar>
            <w:vAlign w:val="center"/>
          </w:tcPr>
          <w:p w14:paraId="69B63BEE" w14:textId="64ADFA30"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F8281C" w:rsidRPr="00B36584">
              <w:rPr>
                <w:rFonts w:ascii="Times New Roman" w:eastAsia="Times New Roman" w:hAnsi="Times New Roman" w:cs="Times New Roman"/>
                <w:sz w:val="24"/>
                <w:szCs w:val="24"/>
              </w:rPr>
              <w:t>355</w:t>
            </w:r>
          </w:p>
        </w:tc>
        <w:tc>
          <w:tcPr>
            <w:tcW w:w="4275" w:type="dxa"/>
            <w:tcBorders>
              <w:top w:val="single" w:sz="4" w:space="0" w:color="auto"/>
              <w:left w:val="single" w:sz="4" w:space="0" w:color="auto"/>
            </w:tcBorders>
            <w:tcMar>
              <w:top w:w="100" w:type="dxa"/>
              <w:left w:w="100" w:type="dxa"/>
              <w:bottom w:w="100" w:type="dxa"/>
              <w:right w:w="100" w:type="dxa"/>
            </w:tcMar>
            <w:vAlign w:val="center"/>
          </w:tcPr>
          <w:p w14:paraId="0F261612"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A827C6" w:rsidRPr="00B36584" w14:paraId="54D3A26F" w14:textId="77777777" w:rsidTr="000E6D7C">
        <w:trPr>
          <w:jc w:val="center"/>
        </w:trPr>
        <w:tc>
          <w:tcPr>
            <w:tcW w:w="1590" w:type="dxa"/>
            <w:tcBorders>
              <w:right w:val="single" w:sz="4" w:space="0" w:color="auto"/>
            </w:tcBorders>
            <w:tcMar>
              <w:top w:w="100" w:type="dxa"/>
              <w:left w:w="100" w:type="dxa"/>
              <w:bottom w:w="100" w:type="dxa"/>
              <w:right w:w="100" w:type="dxa"/>
            </w:tcMar>
            <w:vAlign w:val="center"/>
          </w:tcPr>
          <w:p w14:paraId="26535A9A"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Infla</w:t>
            </w:r>
            <w:proofErr w:type="spellEnd"/>
          </w:p>
        </w:tc>
        <w:tc>
          <w:tcPr>
            <w:tcW w:w="1965" w:type="dxa"/>
            <w:tcBorders>
              <w:left w:val="single" w:sz="4" w:space="0" w:color="auto"/>
            </w:tcBorders>
            <w:tcMar>
              <w:top w:w="100" w:type="dxa"/>
              <w:left w:w="100" w:type="dxa"/>
              <w:bottom w:w="100" w:type="dxa"/>
              <w:right w:w="100" w:type="dxa"/>
            </w:tcMar>
            <w:vAlign w:val="center"/>
          </w:tcPr>
          <w:p w14:paraId="66C78230" w14:textId="05B8DE24" w:rsidR="00A827C6" w:rsidRPr="00B36584" w:rsidRDefault="00A827C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w:t>
            </w:r>
            <w:r w:rsidR="00C875BF" w:rsidRPr="00B36584">
              <w:rPr>
                <w:rFonts w:ascii="Times New Roman" w:eastAsia="Times New Roman" w:hAnsi="Times New Roman" w:cs="Times New Roman"/>
                <w:sz w:val="24"/>
                <w:szCs w:val="24"/>
              </w:rPr>
              <w:t>0</w:t>
            </w:r>
            <w:r w:rsidRPr="00B36584">
              <w:rPr>
                <w:rFonts w:ascii="Times New Roman" w:eastAsia="Times New Roman" w:hAnsi="Times New Roman" w:cs="Times New Roman"/>
                <w:sz w:val="24"/>
                <w:szCs w:val="24"/>
              </w:rPr>
              <w:t>.0</w:t>
            </w:r>
            <w:r w:rsidR="00C875BF" w:rsidRPr="00B36584">
              <w:rPr>
                <w:rFonts w:ascii="Times New Roman" w:eastAsia="Times New Roman" w:hAnsi="Times New Roman" w:cs="Times New Roman"/>
                <w:sz w:val="24"/>
                <w:szCs w:val="24"/>
              </w:rPr>
              <w:t>071488</w:t>
            </w:r>
          </w:p>
        </w:tc>
        <w:tc>
          <w:tcPr>
            <w:tcW w:w="1530" w:type="dxa"/>
            <w:tcBorders>
              <w:right w:val="single" w:sz="4" w:space="0" w:color="auto"/>
            </w:tcBorders>
            <w:tcMar>
              <w:top w:w="100" w:type="dxa"/>
              <w:left w:w="100" w:type="dxa"/>
              <w:bottom w:w="100" w:type="dxa"/>
              <w:right w:w="100" w:type="dxa"/>
            </w:tcMar>
            <w:vAlign w:val="center"/>
          </w:tcPr>
          <w:p w14:paraId="0EDA46C7" w14:textId="7959DB30"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F8281C" w:rsidRPr="00B36584">
              <w:rPr>
                <w:rFonts w:ascii="Times New Roman" w:eastAsia="Times New Roman" w:hAnsi="Times New Roman" w:cs="Times New Roman"/>
                <w:sz w:val="24"/>
                <w:szCs w:val="24"/>
              </w:rPr>
              <w:t>219</w:t>
            </w:r>
          </w:p>
        </w:tc>
        <w:tc>
          <w:tcPr>
            <w:tcW w:w="4275" w:type="dxa"/>
            <w:tcBorders>
              <w:left w:val="single" w:sz="4" w:space="0" w:color="auto"/>
            </w:tcBorders>
            <w:tcMar>
              <w:top w:w="100" w:type="dxa"/>
              <w:left w:w="100" w:type="dxa"/>
              <w:bottom w:w="100" w:type="dxa"/>
              <w:right w:w="100" w:type="dxa"/>
            </w:tcMar>
            <w:vAlign w:val="center"/>
          </w:tcPr>
          <w:p w14:paraId="66DA03E0" w14:textId="7981C4EC" w:rsidR="00A827C6" w:rsidRPr="00B36584" w:rsidRDefault="002E35B7"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A827C6" w:rsidRPr="00B36584" w14:paraId="4CF247B1" w14:textId="77777777" w:rsidTr="000E6D7C">
        <w:trPr>
          <w:jc w:val="center"/>
        </w:trPr>
        <w:tc>
          <w:tcPr>
            <w:tcW w:w="1590" w:type="dxa"/>
            <w:tcBorders>
              <w:right w:val="single" w:sz="4" w:space="0" w:color="auto"/>
            </w:tcBorders>
            <w:tcMar>
              <w:top w:w="100" w:type="dxa"/>
              <w:left w:w="100" w:type="dxa"/>
              <w:bottom w:w="100" w:type="dxa"/>
              <w:right w:w="100" w:type="dxa"/>
            </w:tcMar>
            <w:vAlign w:val="center"/>
          </w:tcPr>
          <w:p w14:paraId="560B520B"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lngdp</w:t>
            </w:r>
            <w:proofErr w:type="spellEnd"/>
          </w:p>
        </w:tc>
        <w:tc>
          <w:tcPr>
            <w:tcW w:w="1965" w:type="dxa"/>
            <w:tcBorders>
              <w:left w:val="single" w:sz="4" w:space="0" w:color="auto"/>
            </w:tcBorders>
            <w:tcMar>
              <w:top w:w="100" w:type="dxa"/>
              <w:left w:w="100" w:type="dxa"/>
              <w:bottom w:w="100" w:type="dxa"/>
              <w:right w:w="100" w:type="dxa"/>
            </w:tcMar>
            <w:vAlign w:val="center"/>
          </w:tcPr>
          <w:p w14:paraId="0B57420C" w14:textId="5B519A6A" w:rsidR="00A827C6" w:rsidRPr="00B36584" w:rsidRDefault="00C875BF"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w:t>
            </w:r>
            <w:r w:rsidR="00A827C6" w:rsidRPr="00B36584">
              <w:rPr>
                <w:rFonts w:ascii="Times New Roman" w:eastAsia="Times New Roman" w:hAnsi="Times New Roman" w:cs="Times New Roman"/>
                <w:sz w:val="24"/>
                <w:szCs w:val="24"/>
              </w:rPr>
              <w:t>.</w:t>
            </w:r>
            <w:r w:rsidRPr="00B36584">
              <w:rPr>
                <w:rFonts w:ascii="Times New Roman" w:eastAsia="Times New Roman" w:hAnsi="Times New Roman" w:cs="Times New Roman"/>
                <w:sz w:val="24"/>
                <w:szCs w:val="24"/>
              </w:rPr>
              <w:t>050889</w:t>
            </w:r>
          </w:p>
        </w:tc>
        <w:tc>
          <w:tcPr>
            <w:tcW w:w="1530" w:type="dxa"/>
            <w:tcBorders>
              <w:right w:val="single" w:sz="4" w:space="0" w:color="auto"/>
            </w:tcBorders>
            <w:tcMar>
              <w:top w:w="100" w:type="dxa"/>
              <w:left w:w="100" w:type="dxa"/>
              <w:bottom w:w="100" w:type="dxa"/>
              <w:right w:w="100" w:type="dxa"/>
            </w:tcMar>
            <w:vAlign w:val="center"/>
          </w:tcPr>
          <w:p w14:paraId="2D8D75DE" w14:textId="70D84989"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w:t>
            </w:r>
            <w:r w:rsidR="00F8281C" w:rsidRPr="00B36584">
              <w:rPr>
                <w:rFonts w:ascii="Times New Roman" w:eastAsia="Times New Roman" w:hAnsi="Times New Roman" w:cs="Times New Roman"/>
                <w:sz w:val="24"/>
                <w:szCs w:val="24"/>
              </w:rPr>
              <w:t>1</w:t>
            </w:r>
          </w:p>
        </w:tc>
        <w:tc>
          <w:tcPr>
            <w:tcW w:w="4275" w:type="dxa"/>
            <w:tcBorders>
              <w:left w:val="single" w:sz="4" w:space="0" w:color="auto"/>
            </w:tcBorders>
            <w:tcMar>
              <w:top w:w="100" w:type="dxa"/>
              <w:left w:w="100" w:type="dxa"/>
              <w:bottom w:w="100" w:type="dxa"/>
              <w:right w:w="100" w:type="dxa"/>
            </w:tcMar>
            <w:vAlign w:val="center"/>
          </w:tcPr>
          <w:p w14:paraId="26EF7F45"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Significant at 1%, 5% level</w:t>
            </w:r>
          </w:p>
        </w:tc>
      </w:tr>
      <w:tr w:rsidR="00A827C6" w:rsidRPr="00B36584" w14:paraId="65E56909" w14:textId="77777777" w:rsidTr="000E6D7C">
        <w:trPr>
          <w:jc w:val="center"/>
        </w:trPr>
        <w:tc>
          <w:tcPr>
            <w:tcW w:w="1590" w:type="dxa"/>
            <w:tcBorders>
              <w:right w:val="single" w:sz="4" w:space="0" w:color="auto"/>
            </w:tcBorders>
            <w:tcMar>
              <w:top w:w="100" w:type="dxa"/>
              <w:left w:w="100" w:type="dxa"/>
              <w:bottom w:w="100" w:type="dxa"/>
              <w:right w:w="100" w:type="dxa"/>
            </w:tcMar>
            <w:vAlign w:val="center"/>
          </w:tcPr>
          <w:p w14:paraId="05B53209"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lnm1</w:t>
            </w:r>
          </w:p>
        </w:tc>
        <w:tc>
          <w:tcPr>
            <w:tcW w:w="1965" w:type="dxa"/>
            <w:tcBorders>
              <w:left w:val="single" w:sz="4" w:space="0" w:color="auto"/>
            </w:tcBorders>
            <w:tcMar>
              <w:top w:w="100" w:type="dxa"/>
              <w:left w:w="100" w:type="dxa"/>
              <w:bottom w:w="100" w:type="dxa"/>
              <w:right w:w="100" w:type="dxa"/>
            </w:tcMar>
            <w:vAlign w:val="center"/>
          </w:tcPr>
          <w:p w14:paraId="134D49DB" w14:textId="38D60F21" w:rsidR="00A827C6" w:rsidRPr="00B36584" w:rsidRDefault="00C875BF"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A827C6" w:rsidRPr="00B36584">
              <w:rPr>
                <w:rFonts w:ascii="Times New Roman" w:eastAsia="Times New Roman" w:hAnsi="Times New Roman" w:cs="Times New Roman"/>
                <w:sz w:val="24"/>
                <w:szCs w:val="24"/>
              </w:rPr>
              <w:t>.1</w:t>
            </w:r>
            <w:r w:rsidRPr="00B36584">
              <w:rPr>
                <w:rFonts w:ascii="Times New Roman" w:eastAsia="Times New Roman" w:hAnsi="Times New Roman" w:cs="Times New Roman"/>
                <w:sz w:val="24"/>
                <w:szCs w:val="24"/>
              </w:rPr>
              <w:t>166701</w:t>
            </w:r>
          </w:p>
        </w:tc>
        <w:tc>
          <w:tcPr>
            <w:tcW w:w="1530" w:type="dxa"/>
            <w:tcBorders>
              <w:right w:val="single" w:sz="4" w:space="0" w:color="auto"/>
            </w:tcBorders>
            <w:tcMar>
              <w:top w:w="100" w:type="dxa"/>
              <w:left w:w="100" w:type="dxa"/>
              <w:bottom w:w="100" w:type="dxa"/>
              <w:right w:w="100" w:type="dxa"/>
            </w:tcMar>
            <w:vAlign w:val="center"/>
          </w:tcPr>
          <w:p w14:paraId="17170E15" w14:textId="7B053A2D"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w:t>
            </w:r>
            <w:r w:rsidR="00F8281C" w:rsidRPr="00B36584">
              <w:rPr>
                <w:rFonts w:ascii="Times New Roman" w:eastAsia="Times New Roman" w:hAnsi="Times New Roman" w:cs="Times New Roman"/>
                <w:sz w:val="24"/>
                <w:szCs w:val="24"/>
              </w:rPr>
              <w:t>37</w:t>
            </w:r>
          </w:p>
        </w:tc>
        <w:tc>
          <w:tcPr>
            <w:tcW w:w="4275" w:type="dxa"/>
            <w:tcBorders>
              <w:left w:val="single" w:sz="4" w:space="0" w:color="auto"/>
            </w:tcBorders>
            <w:tcMar>
              <w:top w:w="100" w:type="dxa"/>
              <w:left w:w="100" w:type="dxa"/>
              <w:bottom w:w="100" w:type="dxa"/>
              <w:right w:w="100" w:type="dxa"/>
            </w:tcMar>
            <w:vAlign w:val="center"/>
          </w:tcPr>
          <w:p w14:paraId="6A8405F5"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A827C6" w:rsidRPr="00B36584" w14:paraId="25BB40FE" w14:textId="77777777" w:rsidTr="000E6D7C">
        <w:trPr>
          <w:jc w:val="center"/>
        </w:trPr>
        <w:tc>
          <w:tcPr>
            <w:tcW w:w="1590" w:type="dxa"/>
            <w:tcBorders>
              <w:right w:val="single" w:sz="4" w:space="0" w:color="auto"/>
            </w:tcBorders>
            <w:tcMar>
              <w:top w:w="100" w:type="dxa"/>
              <w:left w:w="100" w:type="dxa"/>
              <w:bottom w:w="100" w:type="dxa"/>
              <w:right w:w="100" w:type="dxa"/>
            </w:tcMar>
            <w:vAlign w:val="center"/>
          </w:tcPr>
          <w:p w14:paraId="2CFB60BA"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lnrev</w:t>
            </w:r>
            <w:proofErr w:type="spellEnd"/>
          </w:p>
        </w:tc>
        <w:tc>
          <w:tcPr>
            <w:tcW w:w="1965" w:type="dxa"/>
            <w:tcBorders>
              <w:left w:val="single" w:sz="4" w:space="0" w:color="auto"/>
            </w:tcBorders>
            <w:tcMar>
              <w:top w:w="100" w:type="dxa"/>
              <w:left w:w="100" w:type="dxa"/>
              <w:bottom w:w="100" w:type="dxa"/>
              <w:right w:w="100" w:type="dxa"/>
            </w:tcMar>
            <w:vAlign w:val="center"/>
          </w:tcPr>
          <w:p w14:paraId="42BA8CF9" w14:textId="7E4902B6" w:rsidR="00A827C6" w:rsidRPr="00B36584" w:rsidRDefault="00C875BF"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A827C6" w:rsidRPr="00B36584">
              <w:rPr>
                <w:rFonts w:ascii="Times New Roman" w:eastAsia="Times New Roman" w:hAnsi="Times New Roman" w:cs="Times New Roman"/>
                <w:sz w:val="24"/>
                <w:szCs w:val="24"/>
              </w:rPr>
              <w:t>.2</w:t>
            </w:r>
            <w:r w:rsidRPr="00B36584">
              <w:rPr>
                <w:rFonts w:ascii="Times New Roman" w:eastAsia="Times New Roman" w:hAnsi="Times New Roman" w:cs="Times New Roman"/>
                <w:sz w:val="24"/>
                <w:szCs w:val="24"/>
              </w:rPr>
              <w:t>821562</w:t>
            </w:r>
          </w:p>
        </w:tc>
        <w:tc>
          <w:tcPr>
            <w:tcW w:w="1530" w:type="dxa"/>
            <w:tcBorders>
              <w:right w:val="single" w:sz="4" w:space="0" w:color="auto"/>
            </w:tcBorders>
            <w:tcMar>
              <w:top w:w="100" w:type="dxa"/>
              <w:left w:w="100" w:type="dxa"/>
              <w:bottom w:w="100" w:type="dxa"/>
              <w:right w:w="100" w:type="dxa"/>
            </w:tcMar>
            <w:vAlign w:val="center"/>
          </w:tcPr>
          <w:p w14:paraId="09BEF84A" w14:textId="345A85BF"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w:t>
            </w:r>
            <w:r w:rsidR="00F8281C" w:rsidRPr="00B36584">
              <w:rPr>
                <w:rFonts w:ascii="Times New Roman" w:eastAsia="Times New Roman" w:hAnsi="Times New Roman" w:cs="Times New Roman"/>
                <w:sz w:val="24"/>
                <w:szCs w:val="24"/>
              </w:rPr>
              <w:t>05</w:t>
            </w:r>
          </w:p>
        </w:tc>
        <w:tc>
          <w:tcPr>
            <w:tcW w:w="4275" w:type="dxa"/>
            <w:tcBorders>
              <w:left w:val="single" w:sz="4" w:space="0" w:color="auto"/>
            </w:tcBorders>
            <w:tcMar>
              <w:top w:w="100" w:type="dxa"/>
              <w:left w:w="100" w:type="dxa"/>
              <w:bottom w:w="100" w:type="dxa"/>
              <w:right w:w="100" w:type="dxa"/>
            </w:tcMar>
            <w:vAlign w:val="center"/>
          </w:tcPr>
          <w:p w14:paraId="7E47DB76" w14:textId="4A0FFBF6" w:rsidR="00A827C6" w:rsidRPr="00B36584" w:rsidRDefault="002E35B7"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Significant at 1%, 5% level</w:t>
            </w:r>
          </w:p>
        </w:tc>
      </w:tr>
      <w:tr w:rsidR="00A827C6" w:rsidRPr="00B36584" w14:paraId="245B83C3" w14:textId="77777777" w:rsidTr="000E6D7C">
        <w:trPr>
          <w:jc w:val="center"/>
        </w:trPr>
        <w:tc>
          <w:tcPr>
            <w:tcW w:w="1590" w:type="dxa"/>
            <w:tcBorders>
              <w:right w:val="single" w:sz="4" w:space="0" w:color="auto"/>
            </w:tcBorders>
            <w:tcMar>
              <w:top w:w="100" w:type="dxa"/>
              <w:left w:w="100" w:type="dxa"/>
              <w:bottom w:w="100" w:type="dxa"/>
              <w:right w:w="100" w:type="dxa"/>
            </w:tcMar>
            <w:vAlign w:val="center"/>
          </w:tcPr>
          <w:p w14:paraId="1BB92552"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lncapex</w:t>
            </w:r>
            <w:proofErr w:type="spellEnd"/>
          </w:p>
        </w:tc>
        <w:tc>
          <w:tcPr>
            <w:tcW w:w="1965" w:type="dxa"/>
            <w:tcBorders>
              <w:left w:val="single" w:sz="4" w:space="0" w:color="auto"/>
            </w:tcBorders>
            <w:tcMar>
              <w:top w:w="100" w:type="dxa"/>
              <w:left w:w="100" w:type="dxa"/>
              <w:bottom w:w="100" w:type="dxa"/>
              <w:right w:w="100" w:type="dxa"/>
            </w:tcMar>
            <w:vAlign w:val="center"/>
          </w:tcPr>
          <w:p w14:paraId="28D9747C" w14:textId="5AF3B354" w:rsidR="00A827C6" w:rsidRPr="00B36584" w:rsidRDefault="00C875BF"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0.0739457</w:t>
            </w:r>
          </w:p>
        </w:tc>
        <w:tc>
          <w:tcPr>
            <w:tcW w:w="1530" w:type="dxa"/>
            <w:tcBorders>
              <w:right w:val="single" w:sz="4" w:space="0" w:color="auto"/>
            </w:tcBorders>
            <w:tcMar>
              <w:top w:w="100" w:type="dxa"/>
              <w:left w:w="100" w:type="dxa"/>
              <w:bottom w:w="100" w:type="dxa"/>
              <w:right w:w="100" w:type="dxa"/>
            </w:tcMar>
            <w:vAlign w:val="center"/>
          </w:tcPr>
          <w:p w14:paraId="39568DA4" w14:textId="13F4AA8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w:t>
            </w:r>
            <w:r w:rsidR="000043E8" w:rsidRPr="00B36584">
              <w:rPr>
                <w:rFonts w:ascii="Times New Roman" w:eastAsia="Times New Roman" w:hAnsi="Times New Roman" w:cs="Times New Roman"/>
                <w:sz w:val="24"/>
                <w:szCs w:val="24"/>
              </w:rPr>
              <w:t>43</w:t>
            </w:r>
          </w:p>
        </w:tc>
        <w:tc>
          <w:tcPr>
            <w:tcW w:w="4275" w:type="dxa"/>
            <w:tcBorders>
              <w:left w:val="single" w:sz="4" w:space="0" w:color="auto"/>
            </w:tcBorders>
            <w:tcMar>
              <w:top w:w="100" w:type="dxa"/>
              <w:left w:w="100" w:type="dxa"/>
              <w:bottom w:w="100" w:type="dxa"/>
              <w:right w:w="100" w:type="dxa"/>
            </w:tcMar>
            <w:vAlign w:val="center"/>
          </w:tcPr>
          <w:p w14:paraId="4884A930" w14:textId="5DEC7AE7" w:rsidR="00A827C6" w:rsidRPr="00B36584" w:rsidRDefault="00351EE8"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w:t>
            </w:r>
            <w:r w:rsidR="00A827C6" w:rsidRPr="00B36584">
              <w:rPr>
                <w:rFonts w:ascii="Times New Roman" w:eastAsia="Times New Roman" w:hAnsi="Times New Roman" w:cs="Times New Roman"/>
                <w:sz w:val="24"/>
                <w:szCs w:val="24"/>
              </w:rPr>
              <w:t>ignificant at 1%,</w:t>
            </w:r>
            <w:r w:rsidR="00075B53" w:rsidRPr="00B36584">
              <w:rPr>
                <w:rFonts w:ascii="Times New Roman" w:eastAsia="Times New Roman" w:hAnsi="Times New Roman" w:cs="Times New Roman"/>
                <w:sz w:val="24"/>
                <w:szCs w:val="24"/>
              </w:rPr>
              <w:t xml:space="preserve"> significant </w:t>
            </w:r>
            <w:r w:rsidR="0015547B" w:rsidRPr="00B36584">
              <w:rPr>
                <w:rFonts w:ascii="Times New Roman" w:eastAsia="Times New Roman" w:hAnsi="Times New Roman" w:cs="Times New Roman"/>
                <w:sz w:val="24"/>
                <w:szCs w:val="24"/>
              </w:rPr>
              <w:t>at 5</w:t>
            </w:r>
            <w:r w:rsidR="00A827C6" w:rsidRPr="00B36584">
              <w:rPr>
                <w:rFonts w:ascii="Times New Roman" w:eastAsia="Times New Roman" w:hAnsi="Times New Roman" w:cs="Times New Roman"/>
                <w:sz w:val="24"/>
                <w:szCs w:val="24"/>
              </w:rPr>
              <w:t>% level</w:t>
            </w:r>
          </w:p>
        </w:tc>
      </w:tr>
      <w:tr w:rsidR="00A827C6" w:rsidRPr="00B36584" w14:paraId="0B94FE6A" w14:textId="77777777" w:rsidTr="000E6D7C">
        <w:trPr>
          <w:jc w:val="center"/>
        </w:trPr>
        <w:tc>
          <w:tcPr>
            <w:tcW w:w="1590" w:type="dxa"/>
            <w:tcBorders>
              <w:right w:val="single" w:sz="4" w:space="0" w:color="auto"/>
            </w:tcBorders>
            <w:tcMar>
              <w:top w:w="100" w:type="dxa"/>
              <w:left w:w="100" w:type="dxa"/>
              <w:bottom w:w="100" w:type="dxa"/>
              <w:right w:w="100" w:type="dxa"/>
            </w:tcMar>
            <w:vAlign w:val="center"/>
          </w:tcPr>
          <w:p w14:paraId="65DA83D7"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eps</w:t>
            </w:r>
          </w:p>
        </w:tc>
        <w:tc>
          <w:tcPr>
            <w:tcW w:w="1965" w:type="dxa"/>
            <w:tcBorders>
              <w:left w:val="single" w:sz="4" w:space="0" w:color="auto"/>
            </w:tcBorders>
            <w:tcMar>
              <w:top w:w="100" w:type="dxa"/>
              <w:left w:w="100" w:type="dxa"/>
              <w:bottom w:w="100" w:type="dxa"/>
              <w:right w:w="100" w:type="dxa"/>
            </w:tcMar>
            <w:vAlign w:val="center"/>
          </w:tcPr>
          <w:p w14:paraId="0B00AB32" w14:textId="4D16CD0E" w:rsidR="00A827C6" w:rsidRPr="00B36584" w:rsidRDefault="005C1E0B"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A827C6" w:rsidRPr="00B36584">
              <w:rPr>
                <w:rFonts w:ascii="Times New Roman" w:eastAsia="Times New Roman" w:hAnsi="Times New Roman" w:cs="Times New Roman"/>
                <w:sz w:val="24"/>
                <w:szCs w:val="24"/>
              </w:rPr>
              <w:t>.0</w:t>
            </w:r>
            <w:r w:rsidRPr="00B36584">
              <w:rPr>
                <w:rFonts w:ascii="Times New Roman" w:eastAsia="Times New Roman" w:hAnsi="Times New Roman" w:cs="Times New Roman"/>
                <w:sz w:val="24"/>
                <w:szCs w:val="24"/>
              </w:rPr>
              <w:t>0000881</w:t>
            </w:r>
          </w:p>
        </w:tc>
        <w:tc>
          <w:tcPr>
            <w:tcW w:w="1530" w:type="dxa"/>
            <w:tcBorders>
              <w:right w:val="single" w:sz="4" w:space="0" w:color="auto"/>
            </w:tcBorders>
            <w:tcMar>
              <w:top w:w="100" w:type="dxa"/>
              <w:left w:w="100" w:type="dxa"/>
              <w:bottom w:w="100" w:type="dxa"/>
              <w:right w:w="100" w:type="dxa"/>
            </w:tcMar>
            <w:vAlign w:val="center"/>
          </w:tcPr>
          <w:p w14:paraId="33B459B5" w14:textId="2DD6895A"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406B2B" w:rsidRPr="00B36584">
              <w:rPr>
                <w:rFonts w:ascii="Times New Roman" w:eastAsia="Times New Roman" w:hAnsi="Times New Roman" w:cs="Times New Roman"/>
                <w:sz w:val="24"/>
                <w:szCs w:val="24"/>
              </w:rPr>
              <w:t>716</w:t>
            </w:r>
          </w:p>
        </w:tc>
        <w:tc>
          <w:tcPr>
            <w:tcW w:w="4275" w:type="dxa"/>
            <w:tcBorders>
              <w:left w:val="single" w:sz="4" w:space="0" w:color="auto"/>
            </w:tcBorders>
            <w:tcMar>
              <w:top w:w="100" w:type="dxa"/>
              <w:left w:w="100" w:type="dxa"/>
              <w:bottom w:w="100" w:type="dxa"/>
              <w:right w:w="100" w:type="dxa"/>
            </w:tcMar>
            <w:vAlign w:val="center"/>
          </w:tcPr>
          <w:p w14:paraId="28E2459A"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A827C6" w:rsidRPr="00B36584" w14:paraId="4D06228E" w14:textId="77777777" w:rsidTr="000E6D7C">
        <w:trPr>
          <w:jc w:val="center"/>
        </w:trPr>
        <w:tc>
          <w:tcPr>
            <w:tcW w:w="1590" w:type="dxa"/>
            <w:tcBorders>
              <w:right w:val="single" w:sz="4" w:space="0" w:color="auto"/>
            </w:tcBorders>
            <w:tcMar>
              <w:top w:w="100" w:type="dxa"/>
              <w:left w:w="100" w:type="dxa"/>
              <w:bottom w:w="100" w:type="dxa"/>
              <w:right w:w="100" w:type="dxa"/>
            </w:tcMar>
            <w:vAlign w:val="center"/>
          </w:tcPr>
          <w:p w14:paraId="6DF0D756"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divbm</w:t>
            </w:r>
            <w:proofErr w:type="spellEnd"/>
          </w:p>
        </w:tc>
        <w:tc>
          <w:tcPr>
            <w:tcW w:w="1965" w:type="dxa"/>
            <w:tcBorders>
              <w:left w:val="single" w:sz="4" w:space="0" w:color="auto"/>
            </w:tcBorders>
            <w:tcMar>
              <w:top w:w="100" w:type="dxa"/>
              <w:left w:w="100" w:type="dxa"/>
              <w:bottom w:w="100" w:type="dxa"/>
              <w:right w:w="100" w:type="dxa"/>
            </w:tcMar>
            <w:vAlign w:val="center"/>
          </w:tcPr>
          <w:p w14:paraId="4B81EC3D" w14:textId="216F14B6" w:rsidR="00A827C6" w:rsidRPr="00B36584" w:rsidRDefault="00406B2B"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0.0697323</w:t>
            </w:r>
          </w:p>
        </w:tc>
        <w:tc>
          <w:tcPr>
            <w:tcW w:w="1530" w:type="dxa"/>
            <w:tcBorders>
              <w:right w:val="single" w:sz="4" w:space="0" w:color="auto"/>
            </w:tcBorders>
            <w:tcMar>
              <w:top w:w="100" w:type="dxa"/>
              <w:left w:w="100" w:type="dxa"/>
              <w:bottom w:w="100" w:type="dxa"/>
              <w:right w:w="100" w:type="dxa"/>
            </w:tcMar>
            <w:vAlign w:val="center"/>
          </w:tcPr>
          <w:p w14:paraId="5250AC83" w14:textId="3ACB40E3"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406B2B" w:rsidRPr="00B36584">
              <w:rPr>
                <w:rFonts w:ascii="Times New Roman" w:eastAsia="Times New Roman" w:hAnsi="Times New Roman" w:cs="Times New Roman"/>
                <w:sz w:val="24"/>
                <w:szCs w:val="24"/>
              </w:rPr>
              <w:t>448</w:t>
            </w:r>
          </w:p>
        </w:tc>
        <w:tc>
          <w:tcPr>
            <w:tcW w:w="4275" w:type="dxa"/>
            <w:tcBorders>
              <w:left w:val="single" w:sz="4" w:space="0" w:color="auto"/>
            </w:tcBorders>
            <w:tcMar>
              <w:top w:w="100" w:type="dxa"/>
              <w:left w:w="100" w:type="dxa"/>
              <w:bottom w:w="100" w:type="dxa"/>
              <w:right w:w="100" w:type="dxa"/>
            </w:tcMar>
            <w:vAlign w:val="center"/>
          </w:tcPr>
          <w:p w14:paraId="7BF6FAF2" w14:textId="4EA3FABE" w:rsidR="00A827C6" w:rsidRPr="00B36584" w:rsidRDefault="009E0C18"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A827C6" w:rsidRPr="00B36584" w14:paraId="4390B09E" w14:textId="77777777" w:rsidTr="000E6D7C">
        <w:trPr>
          <w:jc w:val="center"/>
        </w:trPr>
        <w:tc>
          <w:tcPr>
            <w:tcW w:w="1590" w:type="dxa"/>
            <w:tcBorders>
              <w:right w:val="single" w:sz="4" w:space="0" w:color="auto"/>
            </w:tcBorders>
            <w:tcMar>
              <w:top w:w="100" w:type="dxa"/>
              <w:left w:w="100" w:type="dxa"/>
              <w:bottom w:w="100" w:type="dxa"/>
              <w:right w:w="100" w:type="dxa"/>
            </w:tcMar>
            <w:vAlign w:val="center"/>
          </w:tcPr>
          <w:p w14:paraId="7F68792C"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ma</w:t>
            </w:r>
          </w:p>
        </w:tc>
        <w:tc>
          <w:tcPr>
            <w:tcW w:w="1965" w:type="dxa"/>
            <w:tcBorders>
              <w:left w:val="single" w:sz="4" w:space="0" w:color="auto"/>
            </w:tcBorders>
            <w:tcMar>
              <w:top w:w="100" w:type="dxa"/>
              <w:left w:w="100" w:type="dxa"/>
              <w:bottom w:w="100" w:type="dxa"/>
              <w:right w:w="100" w:type="dxa"/>
            </w:tcMar>
            <w:vAlign w:val="center"/>
          </w:tcPr>
          <w:p w14:paraId="65FD9A26" w14:textId="592625DD"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w:t>
            </w:r>
            <w:r w:rsidR="00187C96" w:rsidRPr="00B36584">
              <w:rPr>
                <w:rFonts w:ascii="Times New Roman" w:eastAsia="Times New Roman" w:hAnsi="Times New Roman" w:cs="Times New Roman"/>
                <w:sz w:val="24"/>
                <w:szCs w:val="24"/>
              </w:rPr>
              <w:t>0.0699</w:t>
            </w:r>
            <w:r w:rsidR="00F21DF1" w:rsidRPr="00B36584">
              <w:rPr>
                <w:rFonts w:ascii="Times New Roman" w:eastAsia="Times New Roman" w:hAnsi="Times New Roman" w:cs="Times New Roman"/>
                <w:sz w:val="24"/>
                <w:szCs w:val="24"/>
              </w:rPr>
              <w:t>742</w:t>
            </w:r>
          </w:p>
        </w:tc>
        <w:tc>
          <w:tcPr>
            <w:tcW w:w="1530" w:type="dxa"/>
            <w:tcBorders>
              <w:right w:val="single" w:sz="4" w:space="0" w:color="auto"/>
            </w:tcBorders>
            <w:tcMar>
              <w:top w:w="100" w:type="dxa"/>
              <w:left w:w="100" w:type="dxa"/>
              <w:bottom w:w="100" w:type="dxa"/>
              <w:right w:w="100" w:type="dxa"/>
            </w:tcMar>
            <w:vAlign w:val="center"/>
          </w:tcPr>
          <w:p w14:paraId="4D0F85BC" w14:textId="6FEA7AF4"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135D3E" w:rsidRPr="00B36584">
              <w:rPr>
                <w:rFonts w:ascii="Times New Roman" w:eastAsia="Times New Roman" w:hAnsi="Times New Roman" w:cs="Times New Roman"/>
                <w:sz w:val="24"/>
                <w:szCs w:val="24"/>
              </w:rPr>
              <w:t>080</w:t>
            </w:r>
          </w:p>
        </w:tc>
        <w:tc>
          <w:tcPr>
            <w:tcW w:w="4275" w:type="dxa"/>
            <w:tcBorders>
              <w:left w:val="single" w:sz="4" w:space="0" w:color="auto"/>
            </w:tcBorders>
            <w:tcMar>
              <w:top w:w="100" w:type="dxa"/>
              <w:left w:w="100" w:type="dxa"/>
              <w:bottom w:w="100" w:type="dxa"/>
              <w:right w:w="100" w:type="dxa"/>
            </w:tcMar>
            <w:vAlign w:val="center"/>
          </w:tcPr>
          <w:p w14:paraId="678A66A5"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A827C6" w:rsidRPr="00B36584" w14:paraId="5E185AB6" w14:textId="77777777" w:rsidTr="000E6D7C">
        <w:trPr>
          <w:jc w:val="center"/>
        </w:trPr>
        <w:tc>
          <w:tcPr>
            <w:tcW w:w="1590" w:type="dxa"/>
            <w:tcBorders>
              <w:right w:val="single" w:sz="4" w:space="0" w:color="auto"/>
            </w:tcBorders>
            <w:tcMar>
              <w:top w:w="100" w:type="dxa"/>
              <w:left w:w="100" w:type="dxa"/>
              <w:bottom w:w="100" w:type="dxa"/>
              <w:right w:w="100" w:type="dxa"/>
            </w:tcMar>
            <w:vAlign w:val="center"/>
          </w:tcPr>
          <w:p w14:paraId="20D46DB9" w14:textId="53E5E814" w:rsidR="00A827C6" w:rsidRPr="00B36584" w:rsidRDefault="00AD7D2B"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ROAE</w:t>
            </w:r>
          </w:p>
        </w:tc>
        <w:tc>
          <w:tcPr>
            <w:tcW w:w="1965" w:type="dxa"/>
            <w:tcBorders>
              <w:left w:val="single" w:sz="4" w:space="0" w:color="auto"/>
            </w:tcBorders>
            <w:tcMar>
              <w:top w:w="100" w:type="dxa"/>
              <w:left w:w="100" w:type="dxa"/>
              <w:bottom w:w="100" w:type="dxa"/>
              <w:right w:w="100" w:type="dxa"/>
            </w:tcMar>
            <w:vAlign w:val="center"/>
          </w:tcPr>
          <w:p w14:paraId="10822142" w14:textId="6B2D610D" w:rsidR="00A827C6" w:rsidRPr="00B36584" w:rsidRDefault="00F21DF1"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F8281C" w:rsidRPr="00B36584">
              <w:rPr>
                <w:rFonts w:ascii="Times New Roman" w:eastAsia="Times New Roman" w:hAnsi="Times New Roman" w:cs="Times New Roman"/>
                <w:sz w:val="24"/>
                <w:szCs w:val="24"/>
              </w:rPr>
              <w:t>0030546</w:t>
            </w:r>
          </w:p>
        </w:tc>
        <w:tc>
          <w:tcPr>
            <w:tcW w:w="1530" w:type="dxa"/>
            <w:tcBorders>
              <w:right w:val="single" w:sz="4" w:space="0" w:color="auto"/>
            </w:tcBorders>
            <w:tcMar>
              <w:top w:w="100" w:type="dxa"/>
              <w:left w:w="100" w:type="dxa"/>
              <w:bottom w:w="100" w:type="dxa"/>
              <w:right w:w="100" w:type="dxa"/>
            </w:tcMar>
            <w:vAlign w:val="center"/>
          </w:tcPr>
          <w:p w14:paraId="6B42ACA7" w14:textId="6318CDC6"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135D3E" w:rsidRPr="00B36584">
              <w:rPr>
                <w:rFonts w:ascii="Times New Roman" w:eastAsia="Times New Roman" w:hAnsi="Times New Roman" w:cs="Times New Roman"/>
                <w:sz w:val="24"/>
                <w:szCs w:val="24"/>
              </w:rPr>
              <w:t>4</w:t>
            </w:r>
            <w:r w:rsidR="002E35B7" w:rsidRPr="00B36584">
              <w:rPr>
                <w:rFonts w:ascii="Times New Roman" w:eastAsia="Times New Roman" w:hAnsi="Times New Roman" w:cs="Times New Roman"/>
                <w:sz w:val="24"/>
                <w:szCs w:val="24"/>
              </w:rPr>
              <w:t>85</w:t>
            </w:r>
          </w:p>
        </w:tc>
        <w:tc>
          <w:tcPr>
            <w:tcW w:w="4275" w:type="dxa"/>
            <w:tcBorders>
              <w:left w:val="single" w:sz="4" w:space="0" w:color="auto"/>
            </w:tcBorders>
            <w:tcMar>
              <w:top w:w="100" w:type="dxa"/>
              <w:left w:w="100" w:type="dxa"/>
              <w:bottom w:w="100" w:type="dxa"/>
              <w:right w:w="100" w:type="dxa"/>
            </w:tcMar>
            <w:vAlign w:val="center"/>
          </w:tcPr>
          <w:p w14:paraId="77E66E0A"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A827C6" w:rsidRPr="00B36584" w14:paraId="04074F3C" w14:textId="77777777" w:rsidTr="000E6D7C">
        <w:trPr>
          <w:jc w:val="center"/>
        </w:trPr>
        <w:tc>
          <w:tcPr>
            <w:tcW w:w="1590" w:type="dxa"/>
            <w:tcBorders>
              <w:bottom w:val="single" w:sz="4" w:space="0" w:color="auto"/>
              <w:right w:val="single" w:sz="4" w:space="0" w:color="auto"/>
            </w:tcBorders>
            <w:tcMar>
              <w:top w:w="100" w:type="dxa"/>
              <w:left w:w="100" w:type="dxa"/>
              <w:bottom w:w="100" w:type="dxa"/>
              <w:right w:w="100" w:type="dxa"/>
            </w:tcMar>
            <w:vAlign w:val="center"/>
          </w:tcPr>
          <w:p w14:paraId="675CD34E" w14:textId="3238BA52" w:rsidR="00A827C6" w:rsidRPr="00B36584" w:rsidRDefault="0066679A"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ROAA</w:t>
            </w:r>
          </w:p>
        </w:tc>
        <w:tc>
          <w:tcPr>
            <w:tcW w:w="1965" w:type="dxa"/>
            <w:tcBorders>
              <w:left w:val="single" w:sz="4" w:space="0" w:color="auto"/>
              <w:bottom w:val="single" w:sz="4" w:space="0" w:color="auto"/>
            </w:tcBorders>
            <w:tcMar>
              <w:top w:w="100" w:type="dxa"/>
              <w:left w:w="100" w:type="dxa"/>
              <w:bottom w:w="100" w:type="dxa"/>
              <w:right w:w="100" w:type="dxa"/>
            </w:tcMar>
            <w:vAlign w:val="center"/>
          </w:tcPr>
          <w:p w14:paraId="6F233358" w14:textId="49C69109" w:rsidR="00A827C6" w:rsidRPr="00B36584" w:rsidRDefault="00F8281C"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-0.0007701</w:t>
            </w:r>
          </w:p>
        </w:tc>
        <w:tc>
          <w:tcPr>
            <w:tcW w:w="1530" w:type="dxa"/>
            <w:tcBorders>
              <w:bottom w:val="single" w:sz="4" w:space="0" w:color="auto"/>
              <w:right w:val="single" w:sz="4" w:space="0" w:color="auto"/>
            </w:tcBorders>
            <w:tcMar>
              <w:top w:w="100" w:type="dxa"/>
              <w:left w:w="100" w:type="dxa"/>
              <w:bottom w:w="100" w:type="dxa"/>
              <w:right w:w="100" w:type="dxa"/>
            </w:tcMar>
            <w:vAlign w:val="center"/>
          </w:tcPr>
          <w:p w14:paraId="3475B945" w14:textId="58669F18"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w:t>
            </w:r>
            <w:r w:rsidR="002E35B7" w:rsidRPr="00B36584">
              <w:rPr>
                <w:rFonts w:ascii="Times New Roman" w:eastAsia="Times New Roman" w:hAnsi="Times New Roman" w:cs="Times New Roman"/>
                <w:sz w:val="24"/>
                <w:szCs w:val="24"/>
              </w:rPr>
              <w:t>925</w:t>
            </w:r>
          </w:p>
        </w:tc>
        <w:tc>
          <w:tcPr>
            <w:tcW w:w="4275" w:type="dxa"/>
            <w:tcBorders>
              <w:left w:val="single" w:sz="4" w:space="0" w:color="auto"/>
              <w:bottom w:val="single" w:sz="4" w:space="0" w:color="auto"/>
            </w:tcBorders>
            <w:tcMar>
              <w:top w:w="100" w:type="dxa"/>
              <w:left w:w="100" w:type="dxa"/>
              <w:bottom w:w="100" w:type="dxa"/>
              <w:right w:w="100" w:type="dxa"/>
            </w:tcMar>
            <w:vAlign w:val="center"/>
          </w:tcPr>
          <w:p w14:paraId="2351611D" w14:textId="77777777" w:rsidR="00A827C6" w:rsidRPr="00B36584" w:rsidRDefault="00A827C6"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F8281C" w:rsidRPr="00B36584" w14:paraId="381A282A" w14:textId="77777777" w:rsidTr="000E6D7C">
        <w:trPr>
          <w:jc w:val="center"/>
        </w:trPr>
        <w:tc>
          <w:tcPr>
            <w:tcW w:w="1590" w:type="dxa"/>
            <w:tcBorders>
              <w:top w:val="single" w:sz="4" w:space="0" w:color="auto"/>
              <w:right w:val="single" w:sz="4" w:space="0" w:color="auto"/>
            </w:tcBorders>
            <w:tcMar>
              <w:top w:w="100" w:type="dxa"/>
              <w:left w:w="100" w:type="dxa"/>
              <w:bottom w:w="100" w:type="dxa"/>
              <w:right w:w="100" w:type="dxa"/>
            </w:tcMar>
            <w:vAlign w:val="center"/>
          </w:tcPr>
          <w:p w14:paraId="2F3E245A" w14:textId="2A2EA476" w:rsidR="00F8281C" w:rsidRPr="00B36584" w:rsidRDefault="00F8281C"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_cons</w:t>
            </w:r>
          </w:p>
        </w:tc>
        <w:tc>
          <w:tcPr>
            <w:tcW w:w="1965" w:type="dxa"/>
            <w:tcBorders>
              <w:top w:val="single" w:sz="4" w:space="0" w:color="auto"/>
              <w:left w:val="single" w:sz="4" w:space="0" w:color="auto"/>
            </w:tcBorders>
            <w:tcMar>
              <w:top w:w="100" w:type="dxa"/>
              <w:left w:w="100" w:type="dxa"/>
              <w:bottom w:w="100" w:type="dxa"/>
              <w:right w:w="100" w:type="dxa"/>
            </w:tcMar>
            <w:vAlign w:val="center"/>
          </w:tcPr>
          <w:p w14:paraId="7E0558D9" w14:textId="68518099" w:rsidR="00F8281C" w:rsidRPr="00B36584" w:rsidRDefault="00F8281C"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-10.55177</w:t>
            </w:r>
          </w:p>
        </w:tc>
        <w:tc>
          <w:tcPr>
            <w:tcW w:w="1530" w:type="dxa"/>
            <w:tcBorders>
              <w:top w:val="single" w:sz="4" w:space="0" w:color="auto"/>
              <w:right w:val="single" w:sz="4" w:space="0" w:color="auto"/>
            </w:tcBorders>
            <w:tcMar>
              <w:top w:w="100" w:type="dxa"/>
              <w:left w:w="100" w:type="dxa"/>
              <w:bottom w:w="100" w:type="dxa"/>
              <w:right w:w="100" w:type="dxa"/>
            </w:tcMar>
            <w:vAlign w:val="center"/>
          </w:tcPr>
          <w:p w14:paraId="2E2E79F7" w14:textId="2C5618FB" w:rsidR="00F8281C" w:rsidRPr="00B36584" w:rsidRDefault="002E35B7"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0.000</w:t>
            </w:r>
          </w:p>
        </w:tc>
        <w:tc>
          <w:tcPr>
            <w:tcW w:w="4275" w:type="dxa"/>
            <w:tcBorders>
              <w:top w:val="single" w:sz="4" w:space="0" w:color="auto"/>
              <w:left w:val="single" w:sz="4" w:space="0" w:color="auto"/>
            </w:tcBorders>
            <w:tcMar>
              <w:top w:w="100" w:type="dxa"/>
              <w:left w:w="100" w:type="dxa"/>
              <w:bottom w:w="100" w:type="dxa"/>
              <w:right w:w="100" w:type="dxa"/>
            </w:tcMar>
            <w:vAlign w:val="center"/>
          </w:tcPr>
          <w:p w14:paraId="4809B965" w14:textId="542A5837" w:rsidR="00F8281C" w:rsidRPr="00B36584" w:rsidRDefault="009E0C18" w:rsidP="00027592">
            <w:pPr>
              <w:keepNext/>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Significant at 1%, 5% level</w:t>
            </w:r>
          </w:p>
        </w:tc>
      </w:tr>
    </w:tbl>
    <w:p w14:paraId="02D6ACE1" w14:textId="48DBF639" w:rsidR="002F52D3" w:rsidRPr="00027592" w:rsidRDefault="000E6D7C" w:rsidP="00027592">
      <w:pPr>
        <w:pStyle w:val="TableofFigures"/>
        <w:spacing w:line="360" w:lineRule="auto"/>
        <w:jc w:val="center"/>
        <w:rPr>
          <w:rFonts w:ascii="Times New Roman" w:hAnsi="Times New Roman" w:cs="Times New Roman"/>
          <w:b w:val="0"/>
          <w:bCs w:val="0"/>
          <w:i/>
          <w:iCs/>
          <w:sz w:val="22"/>
          <w:szCs w:val="22"/>
        </w:rPr>
      </w:pPr>
      <w:bookmarkStart w:id="144" w:name="_Toc152356581"/>
      <w:r w:rsidRPr="00027592">
        <w:rPr>
          <w:rFonts w:ascii="Times New Roman" w:hAnsi="Times New Roman" w:cs="Times New Roman"/>
          <w:b w:val="0"/>
          <w:bCs w:val="0"/>
          <w:i/>
          <w:iCs/>
          <w:sz w:val="22"/>
          <w:szCs w:val="22"/>
        </w:rPr>
        <w:t xml:space="preserve">Table </w:t>
      </w:r>
      <w:r w:rsidRPr="00027592">
        <w:rPr>
          <w:rFonts w:ascii="Times New Roman" w:hAnsi="Times New Roman" w:cs="Times New Roman"/>
          <w:b w:val="0"/>
          <w:bCs w:val="0"/>
          <w:i/>
          <w:iCs/>
          <w:sz w:val="22"/>
          <w:szCs w:val="22"/>
        </w:rPr>
        <w:fldChar w:fldCharType="begin"/>
      </w:r>
      <w:r w:rsidRPr="00027592">
        <w:rPr>
          <w:rFonts w:ascii="Times New Roman" w:hAnsi="Times New Roman" w:cs="Times New Roman"/>
          <w:b w:val="0"/>
          <w:bCs w:val="0"/>
          <w:i/>
          <w:iCs/>
          <w:sz w:val="22"/>
          <w:szCs w:val="22"/>
        </w:rPr>
        <w:instrText xml:space="preserve"> SEQ Table \* ARABIC </w:instrText>
      </w:r>
      <w:r w:rsidRPr="00027592">
        <w:rPr>
          <w:rFonts w:ascii="Times New Roman" w:hAnsi="Times New Roman" w:cs="Times New Roman"/>
          <w:b w:val="0"/>
          <w:bCs w:val="0"/>
          <w:i/>
          <w:iCs/>
          <w:sz w:val="22"/>
          <w:szCs w:val="22"/>
        </w:rPr>
        <w:fldChar w:fldCharType="separate"/>
      </w:r>
      <w:r w:rsidR="00D82838" w:rsidRPr="00027592">
        <w:rPr>
          <w:rFonts w:ascii="Times New Roman" w:hAnsi="Times New Roman" w:cs="Times New Roman"/>
          <w:b w:val="0"/>
          <w:bCs w:val="0"/>
          <w:i/>
          <w:iCs/>
          <w:noProof/>
          <w:sz w:val="22"/>
          <w:szCs w:val="22"/>
        </w:rPr>
        <w:t>10</w:t>
      </w:r>
      <w:r w:rsidRPr="00027592">
        <w:rPr>
          <w:rFonts w:ascii="Times New Roman" w:hAnsi="Times New Roman" w:cs="Times New Roman"/>
          <w:b w:val="0"/>
          <w:bCs w:val="0"/>
          <w:i/>
          <w:iCs/>
          <w:sz w:val="22"/>
          <w:szCs w:val="22"/>
        </w:rPr>
        <w:fldChar w:fldCharType="end"/>
      </w:r>
      <w:r w:rsidR="00147DB3" w:rsidRPr="00027592">
        <w:rPr>
          <w:rFonts w:ascii="Times New Roman" w:hAnsi="Times New Roman" w:cs="Times New Roman"/>
          <w:b w:val="0"/>
          <w:bCs w:val="0"/>
          <w:i/>
          <w:iCs/>
          <w:sz w:val="22"/>
          <w:szCs w:val="22"/>
        </w:rPr>
        <w:t xml:space="preserve">: Beta </w:t>
      </w:r>
      <w:proofErr w:type="spellStart"/>
      <w:r w:rsidR="00147DB3" w:rsidRPr="00027592">
        <w:rPr>
          <w:rFonts w:ascii="Times New Roman" w:hAnsi="Times New Roman" w:cs="Times New Roman"/>
          <w:b w:val="0"/>
          <w:bCs w:val="0"/>
          <w:i/>
          <w:iCs/>
          <w:sz w:val="22"/>
          <w:szCs w:val="22"/>
        </w:rPr>
        <w:t>Coeffience</w:t>
      </w:r>
      <w:proofErr w:type="spellEnd"/>
      <w:r w:rsidR="00147DB3" w:rsidRPr="00027592">
        <w:rPr>
          <w:rFonts w:ascii="Times New Roman" w:hAnsi="Times New Roman" w:cs="Times New Roman"/>
          <w:b w:val="0"/>
          <w:bCs w:val="0"/>
          <w:i/>
          <w:iCs/>
          <w:sz w:val="22"/>
          <w:szCs w:val="22"/>
        </w:rPr>
        <w:t>, probability and significance of fixed model</w:t>
      </w:r>
      <w:bookmarkEnd w:id="144"/>
    </w:p>
    <w:p w14:paraId="6D8206E2" w14:textId="77777777" w:rsidR="00B86A0F" w:rsidRPr="00B36584" w:rsidRDefault="00B86A0F" w:rsidP="00027592">
      <w:pPr>
        <w:spacing w:line="360" w:lineRule="auto"/>
        <w:jc w:val="center"/>
        <w:rPr>
          <w:rFonts w:ascii="Times New Roman" w:hAnsi="Times New Roman" w:cs="Times New Roman"/>
          <w:b/>
          <w:bCs/>
          <w:sz w:val="24"/>
          <w:szCs w:val="24"/>
        </w:rPr>
      </w:pPr>
    </w:p>
    <w:p w14:paraId="3854EE50" w14:textId="26D406E8" w:rsidR="0090315A" w:rsidRPr="00B36584" w:rsidRDefault="0090315A" w:rsidP="00B36584">
      <w:pPr>
        <w:spacing w:line="360" w:lineRule="auto"/>
        <w:ind w:firstLine="567"/>
        <w:jc w:val="both"/>
        <w:rPr>
          <w:rFonts w:ascii="Times New Roman" w:hAnsi="Times New Roman" w:cs="Times New Roman"/>
          <w:b/>
          <w:sz w:val="24"/>
          <w:szCs w:val="24"/>
        </w:rPr>
      </w:pPr>
      <w:bookmarkStart w:id="145" w:name="_pg8xs7ko10cf" w:colFirst="0" w:colLast="0"/>
      <w:bookmarkEnd w:id="145"/>
      <w:r w:rsidRPr="00B36584">
        <w:rPr>
          <w:rFonts w:ascii="Times New Roman" w:hAnsi="Times New Roman" w:cs="Times New Roman"/>
          <w:sz w:val="24"/>
          <w:szCs w:val="24"/>
        </w:rPr>
        <w:t xml:space="preserve">Overall, only 3 out of 11 variables are statistically significant. </w:t>
      </w:r>
      <w:r w:rsidR="00147DB3" w:rsidRPr="00B36584">
        <w:rPr>
          <w:rFonts w:ascii="Times New Roman" w:hAnsi="Times New Roman" w:cs="Times New Roman"/>
          <w:sz w:val="24"/>
          <w:szCs w:val="24"/>
        </w:rPr>
        <w:t>Specifically</w:t>
      </w:r>
      <w:r w:rsidRPr="00B36584">
        <w:rPr>
          <w:rFonts w:ascii="Times New Roman" w:hAnsi="Times New Roman" w:cs="Times New Roman"/>
          <w:sz w:val="24"/>
          <w:szCs w:val="24"/>
        </w:rPr>
        <w:t xml:space="preserve">, a growth of 1% in GDP will increase </w:t>
      </w:r>
      <w:r w:rsidR="00147DB3" w:rsidRPr="00B36584">
        <w:rPr>
          <w:rFonts w:ascii="Times New Roman" w:hAnsi="Times New Roman" w:cs="Times New Roman"/>
          <w:sz w:val="24"/>
          <w:szCs w:val="24"/>
        </w:rPr>
        <w:t>SP</w:t>
      </w:r>
      <w:r w:rsidRPr="00B36584">
        <w:rPr>
          <w:rFonts w:ascii="Times New Roman" w:hAnsi="Times New Roman" w:cs="Times New Roman"/>
          <w:sz w:val="24"/>
          <w:szCs w:val="24"/>
        </w:rPr>
        <w:t xml:space="preserve"> by 1,051%. In addition, </w:t>
      </w:r>
      <w:r w:rsidR="0066679A" w:rsidRPr="00B36584">
        <w:rPr>
          <w:rFonts w:ascii="Times New Roman" w:hAnsi="Times New Roman" w:cs="Times New Roman"/>
          <w:sz w:val="24"/>
          <w:szCs w:val="24"/>
        </w:rPr>
        <w:t>NR</w:t>
      </w:r>
      <w:r w:rsidRPr="00B36584">
        <w:rPr>
          <w:rFonts w:ascii="Times New Roman" w:hAnsi="Times New Roman" w:cs="Times New Roman"/>
          <w:sz w:val="24"/>
          <w:szCs w:val="24"/>
        </w:rPr>
        <w:t xml:space="preserve"> and CAPEX are also positively correlated </w:t>
      </w:r>
      <w:r w:rsidR="00B86A0F" w:rsidRPr="00B36584">
        <w:rPr>
          <w:rFonts w:ascii="Times New Roman" w:hAnsi="Times New Roman" w:cs="Times New Roman"/>
          <w:sz w:val="24"/>
          <w:szCs w:val="24"/>
        </w:rPr>
        <w:t>to</w:t>
      </w:r>
      <w:r w:rsidRPr="00B36584">
        <w:rPr>
          <w:rFonts w:ascii="Times New Roman" w:hAnsi="Times New Roman" w:cs="Times New Roman"/>
          <w:sz w:val="24"/>
          <w:szCs w:val="24"/>
        </w:rPr>
        <w:t xml:space="preserve"> the </w:t>
      </w:r>
      <w:r w:rsidR="00147DB3" w:rsidRPr="00B36584">
        <w:rPr>
          <w:rFonts w:ascii="Times New Roman" w:hAnsi="Times New Roman" w:cs="Times New Roman"/>
          <w:sz w:val="24"/>
          <w:szCs w:val="24"/>
        </w:rPr>
        <w:t>SP</w:t>
      </w:r>
      <w:r w:rsidRPr="00B36584">
        <w:rPr>
          <w:rFonts w:ascii="Times New Roman" w:hAnsi="Times New Roman" w:cs="Times New Roman"/>
          <w:sz w:val="24"/>
          <w:szCs w:val="24"/>
        </w:rPr>
        <w:t xml:space="preserve"> by 0.28% and 0.07% respectively when they increase by 1% in value. However, CAPEX is only statistically significant at 5% levels.</w:t>
      </w:r>
    </w:p>
    <w:p w14:paraId="6EA7A058" w14:textId="1C4258CA" w:rsidR="002F52D3" w:rsidRPr="00B36584" w:rsidRDefault="392F6A62" w:rsidP="00B36584">
      <w:pPr>
        <w:pStyle w:val="Heading1"/>
        <w:spacing w:before="60" w:after="60" w:line="360" w:lineRule="auto"/>
        <w:ind w:left="0" w:firstLine="0"/>
        <w:rPr>
          <w:rFonts w:eastAsia="Times New Roman" w:cs="Times New Roman"/>
          <w:sz w:val="28"/>
          <w:szCs w:val="28"/>
        </w:rPr>
      </w:pPr>
      <w:bookmarkStart w:id="146" w:name="_Toc152346220"/>
      <w:bookmarkStart w:id="147" w:name="_Toc152356707"/>
      <w:bookmarkStart w:id="148" w:name="_Toc152356972"/>
      <w:r w:rsidRPr="00B36584">
        <w:rPr>
          <w:rFonts w:eastAsia="Times New Roman" w:cs="Times New Roman"/>
          <w:sz w:val="28"/>
          <w:szCs w:val="28"/>
        </w:rPr>
        <w:t>Conclusions &amp; Recommendations</w:t>
      </w:r>
      <w:bookmarkEnd w:id="146"/>
      <w:bookmarkEnd w:id="147"/>
      <w:bookmarkEnd w:id="148"/>
    </w:p>
    <w:p w14:paraId="2E5BE424" w14:textId="1358588F" w:rsidR="002F52D3" w:rsidRPr="00B36584" w:rsidRDefault="00DE0C8F" w:rsidP="00B36584">
      <w:pPr>
        <w:spacing w:before="60" w:after="60" w:line="360" w:lineRule="auto"/>
        <w:ind w:firstLine="567"/>
        <w:jc w:val="both"/>
        <w:rPr>
          <w:rFonts w:ascii="Times New Roman" w:eastAsia="Times New Roman" w:hAnsi="Times New Roman" w:cs="Times New Roman"/>
          <w:sz w:val="24"/>
          <w:szCs w:val="24"/>
          <w:highlight w:val="white"/>
        </w:rPr>
      </w:pPr>
      <w:r w:rsidRPr="00B36584">
        <w:rPr>
          <w:rFonts w:ascii="Times New Roman" w:eastAsia="Times New Roman" w:hAnsi="Times New Roman" w:cs="Times New Roman"/>
          <w:sz w:val="24"/>
          <w:szCs w:val="24"/>
        </w:rPr>
        <w:t>Th</w:t>
      </w:r>
      <w:r w:rsidR="001C1212" w:rsidRPr="00B36584">
        <w:rPr>
          <w:rFonts w:ascii="Times New Roman" w:eastAsia="Times New Roman" w:hAnsi="Times New Roman" w:cs="Times New Roman"/>
          <w:sz w:val="24"/>
          <w:szCs w:val="24"/>
        </w:rPr>
        <w:t xml:space="preserve">e </w:t>
      </w:r>
      <w:r w:rsidRPr="00B36584">
        <w:rPr>
          <w:rFonts w:ascii="Times New Roman" w:eastAsia="Times New Roman" w:hAnsi="Times New Roman" w:cs="Times New Roman"/>
          <w:sz w:val="24"/>
          <w:szCs w:val="24"/>
        </w:rPr>
        <w:t xml:space="preserve">study uses </w:t>
      </w:r>
      <w:r w:rsidR="00147DB3" w:rsidRPr="00B36584">
        <w:rPr>
          <w:rFonts w:ascii="Times New Roman" w:eastAsia="Times New Roman" w:hAnsi="Times New Roman" w:cs="Times New Roman"/>
          <w:sz w:val="24"/>
          <w:szCs w:val="24"/>
        </w:rPr>
        <w:t>REM</w:t>
      </w:r>
      <w:r w:rsidRPr="00B36584">
        <w:rPr>
          <w:rFonts w:ascii="Times New Roman" w:eastAsia="Times New Roman" w:hAnsi="Times New Roman" w:cs="Times New Roman"/>
          <w:sz w:val="24"/>
          <w:szCs w:val="24"/>
        </w:rPr>
        <w:t xml:space="preserve"> to estimate the impact of </w:t>
      </w:r>
      <w:r w:rsidR="00BE0351" w:rsidRPr="00B36584">
        <w:rPr>
          <w:rFonts w:ascii="Times New Roman" w:eastAsia="Times New Roman" w:hAnsi="Times New Roman" w:cs="Times New Roman"/>
          <w:sz w:val="24"/>
          <w:szCs w:val="24"/>
        </w:rPr>
        <w:t xml:space="preserve">several </w:t>
      </w:r>
      <w:r w:rsidR="00147DB3" w:rsidRPr="00B36584">
        <w:rPr>
          <w:rFonts w:ascii="Times New Roman" w:eastAsia="Times New Roman" w:hAnsi="Times New Roman" w:cs="Times New Roman"/>
          <w:sz w:val="24"/>
          <w:szCs w:val="24"/>
        </w:rPr>
        <w:t>macroeconomic</w:t>
      </w:r>
      <w:r w:rsidRPr="00B36584">
        <w:rPr>
          <w:rFonts w:ascii="Times New Roman" w:eastAsia="Times New Roman" w:hAnsi="Times New Roman" w:cs="Times New Roman"/>
          <w:sz w:val="24"/>
          <w:szCs w:val="24"/>
        </w:rPr>
        <w:t xml:space="preserve"> factors, financial indicators and dummy variables related to business activities on the </w:t>
      </w:r>
      <w:r w:rsidR="0066679A" w:rsidRPr="00B36584">
        <w:rPr>
          <w:rFonts w:ascii="Times New Roman" w:eastAsia="Times New Roman" w:hAnsi="Times New Roman" w:cs="Times New Roman"/>
          <w:sz w:val="24"/>
          <w:szCs w:val="24"/>
        </w:rPr>
        <w:t>SP</w:t>
      </w:r>
      <w:r w:rsidR="00BE0351" w:rsidRPr="00B36584">
        <w:rPr>
          <w:rFonts w:ascii="Times New Roman" w:eastAsia="Times New Roman" w:hAnsi="Times New Roman" w:cs="Times New Roman"/>
          <w:sz w:val="24"/>
          <w:szCs w:val="24"/>
        </w:rPr>
        <w:t xml:space="preserve"> </w:t>
      </w:r>
      <w:r w:rsidRPr="00B36584">
        <w:rPr>
          <w:rFonts w:ascii="Times New Roman" w:eastAsia="Times New Roman" w:hAnsi="Times New Roman" w:cs="Times New Roman"/>
          <w:sz w:val="24"/>
          <w:szCs w:val="24"/>
        </w:rPr>
        <w:t xml:space="preserve">and see whether this method is valuable or effective when analyzing panel data. </w:t>
      </w:r>
      <w:r w:rsidR="4B755C0B" w:rsidRPr="00B36584">
        <w:rPr>
          <w:rFonts w:ascii="Times New Roman" w:eastAsia="Times New Roman" w:hAnsi="Times New Roman" w:cs="Times New Roman"/>
          <w:sz w:val="24"/>
          <w:szCs w:val="24"/>
        </w:rPr>
        <w:t>The increasing significance</w:t>
      </w:r>
      <w:r w:rsidRPr="00B36584">
        <w:rPr>
          <w:rFonts w:ascii="Times New Roman" w:eastAsia="Times New Roman" w:hAnsi="Times New Roman" w:cs="Times New Roman"/>
          <w:sz w:val="24"/>
          <w:szCs w:val="24"/>
        </w:rPr>
        <w:t xml:space="preserve"> of financial markets has </w:t>
      </w:r>
      <w:r w:rsidR="4B755C0B" w:rsidRPr="00B36584">
        <w:rPr>
          <w:rFonts w:ascii="Times New Roman" w:eastAsia="Times New Roman" w:hAnsi="Times New Roman" w:cs="Times New Roman"/>
          <w:sz w:val="24"/>
          <w:szCs w:val="24"/>
        </w:rPr>
        <w:t>spurred academic interest in the effects</w:t>
      </w:r>
      <w:r w:rsidRPr="00B36584">
        <w:rPr>
          <w:rFonts w:ascii="Times New Roman" w:eastAsia="Times New Roman" w:hAnsi="Times New Roman" w:cs="Times New Roman"/>
          <w:sz w:val="24"/>
          <w:szCs w:val="24"/>
        </w:rPr>
        <w:t xml:space="preserve"> of stock market </w:t>
      </w:r>
      <w:r w:rsidR="4B755C0B" w:rsidRPr="00B36584">
        <w:rPr>
          <w:rFonts w:ascii="Times New Roman" w:eastAsia="Times New Roman" w:hAnsi="Times New Roman" w:cs="Times New Roman"/>
          <w:sz w:val="24"/>
          <w:szCs w:val="24"/>
        </w:rPr>
        <w:t xml:space="preserve">progress </w:t>
      </w:r>
      <w:r w:rsidRPr="00B36584">
        <w:rPr>
          <w:rFonts w:ascii="Times New Roman" w:eastAsia="Times New Roman" w:hAnsi="Times New Roman" w:cs="Times New Roman"/>
          <w:sz w:val="24"/>
          <w:szCs w:val="24"/>
        </w:rPr>
        <w:t xml:space="preserve">on </w:t>
      </w:r>
      <w:r w:rsidR="00147DB3" w:rsidRPr="00B36584">
        <w:rPr>
          <w:rFonts w:ascii="Times New Roman" w:eastAsia="Times New Roman" w:hAnsi="Times New Roman" w:cs="Times New Roman"/>
          <w:sz w:val="24"/>
          <w:szCs w:val="24"/>
        </w:rPr>
        <w:t>EG</w:t>
      </w:r>
      <w:r w:rsidR="4B755C0B" w:rsidRPr="00B36584">
        <w:rPr>
          <w:rFonts w:ascii="Times New Roman" w:eastAsia="Times New Roman" w:hAnsi="Times New Roman" w:cs="Times New Roman"/>
          <w:sz w:val="24"/>
          <w:szCs w:val="24"/>
        </w:rPr>
        <w:t>.</w:t>
      </w:r>
      <w:r w:rsidRPr="00B36584">
        <w:rPr>
          <w:rFonts w:ascii="Times New Roman" w:eastAsia="Times New Roman" w:hAnsi="Times New Roman" w:cs="Times New Roman"/>
          <w:sz w:val="24"/>
          <w:szCs w:val="24"/>
        </w:rPr>
        <w:t xml:space="preserve"> </w:t>
      </w:r>
      <w:r w:rsidR="1D1614E2" w:rsidRPr="00B36584">
        <w:rPr>
          <w:rFonts w:ascii="Times New Roman" w:eastAsia="Times New Roman" w:hAnsi="Times New Roman" w:cs="Times New Roman"/>
          <w:sz w:val="24"/>
          <w:szCs w:val="24"/>
        </w:rPr>
        <w:t>Our study examines</w:t>
      </w:r>
      <w:r w:rsidRPr="00B36584">
        <w:rPr>
          <w:rFonts w:ascii="Times New Roman" w:eastAsia="Times New Roman" w:hAnsi="Times New Roman" w:cs="Times New Roman"/>
          <w:sz w:val="24"/>
          <w:szCs w:val="24"/>
        </w:rPr>
        <w:t xml:space="preserve"> the </w:t>
      </w:r>
      <w:r w:rsidR="60BEAD78" w:rsidRPr="00B36584">
        <w:rPr>
          <w:rFonts w:ascii="Times New Roman" w:eastAsia="Times New Roman" w:hAnsi="Times New Roman" w:cs="Times New Roman"/>
          <w:sz w:val="24"/>
          <w:szCs w:val="24"/>
        </w:rPr>
        <w:t>dynamics</w:t>
      </w:r>
      <w:r w:rsidRPr="00B36584">
        <w:rPr>
          <w:rFonts w:ascii="Times New Roman" w:eastAsia="Times New Roman" w:hAnsi="Times New Roman" w:cs="Times New Roman"/>
          <w:sz w:val="24"/>
          <w:szCs w:val="24"/>
        </w:rPr>
        <w:t xml:space="preserve"> between stock market </w:t>
      </w:r>
      <w:r w:rsidR="60BEAD78" w:rsidRPr="00B36584">
        <w:rPr>
          <w:rFonts w:ascii="Times New Roman" w:eastAsia="Times New Roman" w:hAnsi="Times New Roman" w:cs="Times New Roman"/>
          <w:sz w:val="24"/>
          <w:szCs w:val="24"/>
        </w:rPr>
        <w:t>progress</w:t>
      </w:r>
      <w:r w:rsidRPr="00B36584">
        <w:rPr>
          <w:rFonts w:ascii="Times New Roman" w:eastAsia="Times New Roman" w:hAnsi="Times New Roman" w:cs="Times New Roman"/>
          <w:sz w:val="24"/>
          <w:szCs w:val="24"/>
        </w:rPr>
        <w:t xml:space="preserve"> and economic growth</w:t>
      </w:r>
      <w:r w:rsidR="60BEAD78" w:rsidRPr="00B36584">
        <w:rPr>
          <w:rFonts w:ascii="Times New Roman" w:eastAsia="Times New Roman" w:hAnsi="Times New Roman" w:cs="Times New Roman"/>
          <w:sz w:val="24"/>
          <w:szCs w:val="24"/>
        </w:rPr>
        <w:t xml:space="preserve"> </w:t>
      </w:r>
      <w:r w:rsidR="2E710CFE" w:rsidRPr="00B36584">
        <w:rPr>
          <w:rFonts w:ascii="Times New Roman" w:eastAsia="Times New Roman" w:hAnsi="Times New Roman" w:cs="Times New Roman"/>
          <w:sz w:val="24"/>
          <w:szCs w:val="24"/>
        </w:rPr>
        <w:t>by</w:t>
      </w:r>
      <w:r w:rsidR="75CDEAD4" w:rsidRPr="00B36584">
        <w:rPr>
          <w:rFonts w:ascii="Times New Roman" w:eastAsia="Times New Roman" w:hAnsi="Times New Roman" w:cs="Times New Roman"/>
          <w:sz w:val="24"/>
          <w:szCs w:val="24"/>
        </w:rPr>
        <w:t xml:space="preserve"> utilizing</w:t>
      </w:r>
      <w:r w:rsidRPr="00B36584">
        <w:rPr>
          <w:rFonts w:ascii="Times New Roman" w:eastAsia="Times New Roman" w:hAnsi="Times New Roman" w:cs="Times New Roman"/>
          <w:sz w:val="24"/>
          <w:szCs w:val="24"/>
        </w:rPr>
        <w:t xml:space="preserve"> the variables M&amp;A and Dividend paid behaviors (dummy variables) in the </w:t>
      </w:r>
      <w:r w:rsidR="3B9BAA32" w:rsidRPr="00B36584">
        <w:rPr>
          <w:rFonts w:ascii="Times New Roman" w:eastAsia="Times New Roman" w:hAnsi="Times New Roman" w:cs="Times New Roman"/>
          <w:sz w:val="24"/>
          <w:szCs w:val="24"/>
        </w:rPr>
        <w:t>Vietnam’s</w:t>
      </w:r>
      <w:r w:rsidRPr="00B36584">
        <w:rPr>
          <w:rFonts w:ascii="Times New Roman" w:eastAsia="Times New Roman" w:hAnsi="Times New Roman" w:cs="Times New Roman"/>
          <w:sz w:val="24"/>
          <w:szCs w:val="24"/>
        </w:rPr>
        <w:t xml:space="preserve"> stock market. Under the development of considering EPS and Dividend payment variables (Fitriana, 2022), the </w:t>
      </w:r>
      <w:r w:rsidR="00BE0351" w:rsidRPr="00B36584">
        <w:rPr>
          <w:rFonts w:ascii="Times New Roman" w:eastAsia="Times New Roman" w:hAnsi="Times New Roman" w:cs="Times New Roman"/>
          <w:sz w:val="24"/>
          <w:szCs w:val="24"/>
        </w:rPr>
        <w:t xml:space="preserve">research </w:t>
      </w:r>
      <w:r w:rsidRPr="00B36584">
        <w:rPr>
          <w:rFonts w:ascii="Times New Roman" w:eastAsia="Times New Roman" w:hAnsi="Times New Roman" w:cs="Times New Roman"/>
          <w:sz w:val="24"/>
          <w:szCs w:val="24"/>
        </w:rPr>
        <w:t>observ</w:t>
      </w:r>
      <w:r w:rsidR="00BE0351" w:rsidRPr="00B36584">
        <w:rPr>
          <w:rFonts w:ascii="Times New Roman" w:eastAsia="Times New Roman" w:hAnsi="Times New Roman" w:cs="Times New Roman"/>
          <w:sz w:val="24"/>
          <w:szCs w:val="24"/>
        </w:rPr>
        <w:t>ed</w:t>
      </w:r>
      <w:r w:rsidRPr="00B36584">
        <w:rPr>
          <w:rFonts w:ascii="Times New Roman" w:eastAsia="Times New Roman" w:hAnsi="Times New Roman" w:cs="Times New Roman"/>
          <w:sz w:val="24"/>
          <w:szCs w:val="24"/>
        </w:rPr>
        <w:t xml:space="preserve"> for more years</w:t>
      </w:r>
      <w:r w:rsidR="00BE0351" w:rsidRPr="00B36584">
        <w:rPr>
          <w:rFonts w:ascii="Times New Roman" w:eastAsia="Times New Roman" w:hAnsi="Times New Roman" w:cs="Times New Roman"/>
          <w:sz w:val="24"/>
          <w:szCs w:val="24"/>
        </w:rPr>
        <w:t xml:space="preserve">, result in a </w:t>
      </w:r>
      <w:r w:rsidR="003E3EBA" w:rsidRPr="00B36584">
        <w:rPr>
          <w:rFonts w:ascii="Times New Roman" w:eastAsia="Times New Roman" w:hAnsi="Times New Roman" w:cs="Times New Roman"/>
          <w:sz w:val="24"/>
          <w:szCs w:val="24"/>
        </w:rPr>
        <w:t>more objective finding</w:t>
      </w:r>
      <w:r w:rsidRPr="00B36584">
        <w:rPr>
          <w:rFonts w:ascii="Times New Roman" w:eastAsia="Times New Roman" w:hAnsi="Times New Roman" w:cs="Times New Roman"/>
          <w:sz w:val="24"/>
          <w:szCs w:val="24"/>
        </w:rPr>
        <w:t xml:space="preserve">. </w:t>
      </w:r>
      <w:r w:rsidR="40B89CB2" w:rsidRPr="00B36584">
        <w:rPr>
          <w:rFonts w:ascii="Times New Roman" w:eastAsia="Times New Roman" w:hAnsi="Times New Roman" w:cs="Times New Roman"/>
          <w:sz w:val="24"/>
          <w:szCs w:val="24"/>
        </w:rPr>
        <w:t xml:space="preserve">Following the application of the </w:t>
      </w:r>
      <w:r w:rsidR="211F5E77" w:rsidRPr="00B36584">
        <w:rPr>
          <w:rFonts w:ascii="Times New Roman" w:eastAsia="Times New Roman" w:hAnsi="Times New Roman" w:cs="Times New Roman"/>
          <w:sz w:val="24"/>
          <w:szCs w:val="24"/>
        </w:rPr>
        <w:t>Hausman</w:t>
      </w:r>
      <w:r w:rsidR="40B89CB2" w:rsidRPr="00B36584">
        <w:rPr>
          <w:rFonts w:ascii="Times New Roman" w:eastAsia="Times New Roman" w:hAnsi="Times New Roman" w:cs="Times New Roman"/>
          <w:sz w:val="24"/>
          <w:szCs w:val="24"/>
        </w:rPr>
        <w:t xml:space="preserve"> test</w:t>
      </w:r>
      <w:r w:rsidR="211F5E77" w:rsidRPr="00B36584">
        <w:rPr>
          <w:rFonts w:ascii="Times New Roman" w:eastAsia="Times New Roman" w:hAnsi="Times New Roman" w:cs="Times New Roman"/>
          <w:sz w:val="24"/>
          <w:szCs w:val="24"/>
        </w:rPr>
        <w:t>, Wald test, Breusch and Pagan LM test, Autocorrelation Tests</w:t>
      </w:r>
      <w:r w:rsidR="40B89CB2" w:rsidRPr="00B36584">
        <w:rPr>
          <w:rFonts w:ascii="Times New Roman" w:eastAsia="Times New Roman" w:hAnsi="Times New Roman" w:cs="Times New Roman"/>
          <w:sz w:val="24"/>
          <w:szCs w:val="24"/>
        </w:rPr>
        <w:t>,</w:t>
      </w:r>
      <w:r w:rsidR="211F5E77" w:rsidRPr="00B36584">
        <w:rPr>
          <w:rFonts w:ascii="Times New Roman" w:eastAsia="Times New Roman" w:hAnsi="Times New Roman" w:cs="Times New Roman"/>
          <w:sz w:val="24"/>
          <w:szCs w:val="24"/>
        </w:rPr>
        <w:t xml:space="preserve"> and </w:t>
      </w:r>
      <w:r w:rsidR="40B89CB2" w:rsidRPr="00B36584">
        <w:rPr>
          <w:rFonts w:ascii="Times New Roman" w:eastAsia="Times New Roman" w:hAnsi="Times New Roman" w:cs="Times New Roman"/>
          <w:sz w:val="24"/>
          <w:szCs w:val="24"/>
        </w:rPr>
        <w:t xml:space="preserve">the implementation of </w:t>
      </w:r>
      <w:r w:rsidR="211F5E77" w:rsidRPr="00B36584">
        <w:rPr>
          <w:rFonts w:ascii="Times New Roman" w:eastAsia="Times New Roman" w:hAnsi="Times New Roman" w:cs="Times New Roman"/>
          <w:sz w:val="24"/>
          <w:szCs w:val="24"/>
        </w:rPr>
        <w:t>error correction</w:t>
      </w:r>
      <w:r w:rsidR="40B89CB2" w:rsidRPr="00B36584">
        <w:rPr>
          <w:rFonts w:ascii="Times New Roman" w:eastAsia="Times New Roman" w:hAnsi="Times New Roman" w:cs="Times New Roman"/>
          <w:sz w:val="24"/>
          <w:szCs w:val="24"/>
        </w:rPr>
        <w:t xml:space="preserve"> procedures, the outcome involved the utilization of the </w:t>
      </w:r>
      <w:r w:rsidR="46B2F46D" w:rsidRPr="00B36584">
        <w:rPr>
          <w:rFonts w:ascii="Times New Roman" w:eastAsia="Times New Roman" w:hAnsi="Times New Roman" w:cs="Times New Roman"/>
          <w:sz w:val="24"/>
          <w:szCs w:val="24"/>
        </w:rPr>
        <w:t xml:space="preserve">final correlation </w:t>
      </w:r>
      <w:r w:rsidR="5D0B2A63" w:rsidRPr="00B36584">
        <w:rPr>
          <w:rFonts w:ascii="Times New Roman" w:eastAsia="Times New Roman" w:hAnsi="Times New Roman" w:cs="Times New Roman"/>
          <w:sz w:val="24"/>
          <w:szCs w:val="24"/>
        </w:rPr>
        <w:t>result</w:t>
      </w:r>
      <w:r w:rsidR="3669475C" w:rsidRPr="00B36584">
        <w:rPr>
          <w:rFonts w:ascii="Times New Roman" w:eastAsia="Times New Roman" w:hAnsi="Times New Roman" w:cs="Times New Roman"/>
          <w:sz w:val="24"/>
          <w:szCs w:val="24"/>
        </w:rPr>
        <w:t>.</w:t>
      </w:r>
      <w:r w:rsidR="6570CEC4" w:rsidRPr="00B36584">
        <w:rPr>
          <w:rFonts w:ascii="Times New Roman" w:eastAsia="Times New Roman" w:hAnsi="Times New Roman" w:cs="Times New Roman"/>
          <w:sz w:val="24"/>
          <w:szCs w:val="24"/>
        </w:rPr>
        <w:t xml:space="preserve"> </w:t>
      </w:r>
      <w:r w:rsidR="46B2F46D" w:rsidRPr="00B36584">
        <w:rPr>
          <w:rFonts w:ascii="Times New Roman" w:eastAsia="Times New Roman" w:hAnsi="Times New Roman" w:cs="Times New Roman"/>
          <w:sz w:val="24"/>
          <w:szCs w:val="24"/>
        </w:rPr>
        <w:t>To be more specific</w:t>
      </w:r>
      <w:r w:rsidRPr="00B36584">
        <w:rPr>
          <w:rFonts w:ascii="Times New Roman" w:eastAsia="Times New Roman" w:hAnsi="Times New Roman" w:cs="Times New Roman"/>
          <w:sz w:val="24"/>
          <w:szCs w:val="24"/>
        </w:rPr>
        <w:t xml:space="preserve">, the correlation between GDP and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of the group is </w:t>
      </w:r>
      <w:r w:rsidR="13EC1507" w:rsidRPr="00B36584">
        <w:rPr>
          <w:rFonts w:ascii="Times New Roman" w:eastAsia="Times New Roman" w:hAnsi="Times New Roman" w:cs="Times New Roman"/>
          <w:sz w:val="24"/>
          <w:szCs w:val="24"/>
        </w:rPr>
        <w:t>similar</w:t>
      </w:r>
      <w:r w:rsidRPr="00B36584">
        <w:rPr>
          <w:rFonts w:ascii="Times New Roman" w:eastAsia="Times New Roman" w:hAnsi="Times New Roman" w:cs="Times New Roman"/>
          <w:sz w:val="24"/>
          <w:szCs w:val="24"/>
        </w:rPr>
        <w:t xml:space="preserve"> </w:t>
      </w:r>
      <w:r w:rsidR="00147DB3" w:rsidRPr="00B36584">
        <w:rPr>
          <w:rFonts w:ascii="Times New Roman" w:eastAsia="Times New Roman" w:hAnsi="Times New Roman" w:cs="Times New Roman"/>
          <w:sz w:val="24"/>
          <w:szCs w:val="24"/>
        </w:rPr>
        <w:t>in the</w:t>
      </w:r>
      <w:r w:rsidRPr="00B36584">
        <w:rPr>
          <w:rFonts w:ascii="Times New Roman" w:eastAsia="Times New Roman" w:hAnsi="Times New Roman" w:cs="Times New Roman"/>
          <w:sz w:val="24"/>
          <w:szCs w:val="24"/>
        </w:rPr>
        <w:t xml:space="preserve"> </w:t>
      </w:r>
      <w:r w:rsidR="1705FAE0" w:rsidRPr="00B36584">
        <w:rPr>
          <w:rFonts w:ascii="Times New Roman" w:eastAsia="Times New Roman" w:hAnsi="Times New Roman" w:cs="Times New Roman"/>
          <w:sz w:val="24"/>
          <w:szCs w:val="24"/>
        </w:rPr>
        <w:t xml:space="preserve">positive relationship </w:t>
      </w:r>
      <w:r w:rsidRPr="00B36584">
        <w:rPr>
          <w:rFonts w:ascii="Times New Roman" w:eastAsia="Times New Roman" w:hAnsi="Times New Roman" w:cs="Times New Roman"/>
          <w:sz w:val="24"/>
          <w:szCs w:val="24"/>
        </w:rPr>
        <w:t>results of Singh et al. (2011)</w:t>
      </w:r>
      <w:r w:rsidR="00BE0351" w:rsidRPr="00B36584">
        <w:rPr>
          <w:rFonts w:ascii="Times New Roman" w:eastAsia="Times New Roman" w:hAnsi="Times New Roman" w:cs="Times New Roman"/>
          <w:sz w:val="24"/>
          <w:szCs w:val="24"/>
        </w:rPr>
        <w:t xml:space="preserve">, </w:t>
      </w:r>
      <w:r w:rsidR="1A468547" w:rsidRPr="00B36584">
        <w:rPr>
          <w:rFonts w:ascii="Times New Roman" w:eastAsia="Times New Roman" w:hAnsi="Times New Roman" w:cs="Times New Roman"/>
          <w:sz w:val="24"/>
          <w:szCs w:val="24"/>
        </w:rPr>
        <w:t>while</w:t>
      </w:r>
      <w:r w:rsidR="00BE0351" w:rsidRPr="00B36584">
        <w:rPr>
          <w:rFonts w:ascii="Times New Roman" w:eastAsia="Times New Roman" w:hAnsi="Times New Roman" w:cs="Times New Roman"/>
          <w:sz w:val="24"/>
          <w:szCs w:val="24"/>
        </w:rPr>
        <w:t xml:space="preserve"> </w:t>
      </w:r>
      <w:r w:rsidRPr="00B36584">
        <w:rPr>
          <w:rFonts w:ascii="Times New Roman" w:eastAsia="Times New Roman" w:hAnsi="Times New Roman" w:cs="Times New Roman"/>
          <w:sz w:val="24"/>
          <w:szCs w:val="24"/>
        </w:rPr>
        <w:t xml:space="preserve">there is </w:t>
      </w:r>
      <w:proofErr w:type="gramStart"/>
      <w:r w:rsidRPr="00B36584">
        <w:rPr>
          <w:rFonts w:ascii="Times New Roman" w:eastAsia="Times New Roman" w:hAnsi="Times New Roman" w:cs="Times New Roman"/>
          <w:sz w:val="24"/>
          <w:szCs w:val="24"/>
        </w:rPr>
        <w:t xml:space="preserve">a </w:t>
      </w:r>
      <w:r w:rsidR="19DB8142" w:rsidRPr="00B36584">
        <w:rPr>
          <w:rFonts w:ascii="Times New Roman" w:eastAsia="Times New Roman" w:hAnsi="Times New Roman" w:cs="Times New Roman"/>
          <w:sz w:val="24"/>
          <w:szCs w:val="24"/>
        </w:rPr>
        <w:t>no</w:t>
      </w:r>
      <w:proofErr w:type="gramEnd"/>
      <w:r w:rsidRPr="00B36584">
        <w:rPr>
          <w:rFonts w:ascii="Times New Roman" w:eastAsia="Times New Roman" w:hAnsi="Times New Roman" w:cs="Times New Roman"/>
          <w:sz w:val="24"/>
          <w:szCs w:val="24"/>
        </w:rPr>
        <w:t xml:space="preserve"> relationship between </w:t>
      </w:r>
      <w:r w:rsidR="00AD7D2B" w:rsidRPr="00B36584">
        <w:rPr>
          <w:rFonts w:ascii="Times New Roman" w:eastAsia="Times New Roman" w:hAnsi="Times New Roman" w:cs="Times New Roman"/>
          <w:sz w:val="24"/>
          <w:szCs w:val="24"/>
        </w:rPr>
        <w:t>INF</w:t>
      </w:r>
      <w:r w:rsidRPr="00B36584">
        <w:rPr>
          <w:rFonts w:ascii="Times New Roman" w:eastAsia="Times New Roman" w:hAnsi="Times New Roman" w:cs="Times New Roman"/>
          <w:sz w:val="24"/>
          <w:szCs w:val="24"/>
        </w:rPr>
        <w:t xml:space="preserve"> to </w:t>
      </w:r>
      <w:r w:rsidR="0066679A" w:rsidRPr="00B36584">
        <w:rPr>
          <w:rFonts w:ascii="Times New Roman" w:eastAsia="Times New Roman" w:hAnsi="Times New Roman" w:cs="Times New Roman"/>
          <w:sz w:val="24"/>
          <w:szCs w:val="24"/>
        </w:rPr>
        <w:t>SP</w:t>
      </w:r>
      <w:r w:rsidR="6FBD9E01" w:rsidRPr="00B36584">
        <w:rPr>
          <w:rFonts w:ascii="Times New Roman" w:eastAsia="Times New Roman" w:hAnsi="Times New Roman" w:cs="Times New Roman"/>
          <w:sz w:val="24"/>
          <w:szCs w:val="24"/>
        </w:rPr>
        <w:t xml:space="preserve">, which </w:t>
      </w:r>
      <w:r w:rsidR="3AFF86DD" w:rsidRPr="00B36584">
        <w:rPr>
          <w:rFonts w:ascii="Times New Roman" w:eastAsia="Times New Roman" w:hAnsi="Times New Roman" w:cs="Times New Roman"/>
          <w:sz w:val="24"/>
          <w:szCs w:val="24"/>
        </w:rPr>
        <w:t>is</w:t>
      </w:r>
      <w:r w:rsidR="1336F00F" w:rsidRPr="00B36584">
        <w:rPr>
          <w:rFonts w:ascii="Times New Roman" w:eastAsia="Times New Roman" w:hAnsi="Times New Roman" w:cs="Times New Roman"/>
          <w:sz w:val="24"/>
          <w:szCs w:val="24"/>
        </w:rPr>
        <w:t xml:space="preserve"> </w:t>
      </w:r>
      <w:r w:rsidR="6FBD9E01" w:rsidRPr="00B36584">
        <w:rPr>
          <w:rFonts w:ascii="Times New Roman" w:eastAsia="Times New Roman" w:hAnsi="Times New Roman" w:cs="Times New Roman"/>
          <w:sz w:val="24"/>
          <w:szCs w:val="24"/>
        </w:rPr>
        <w:t xml:space="preserve">different from the previously researched correlation </w:t>
      </w:r>
      <w:r w:rsidRPr="00B36584">
        <w:rPr>
          <w:rFonts w:ascii="Times New Roman" w:eastAsia="Times New Roman" w:hAnsi="Times New Roman" w:cs="Times New Roman"/>
          <w:sz w:val="24"/>
          <w:szCs w:val="24"/>
        </w:rPr>
        <w:t xml:space="preserve">of </w:t>
      </w:r>
      <w:proofErr w:type="spellStart"/>
      <w:r w:rsidR="6FBD9E01" w:rsidRPr="00B36584">
        <w:rPr>
          <w:rFonts w:ascii="Times New Roman" w:eastAsia="Times New Roman" w:hAnsi="Times New Roman" w:cs="Times New Roman"/>
          <w:sz w:val="24"/>
          <w:szCs w:val="24"/>
        </w:rPr>
        <w:t>of</w:t>
      </w:r>
      <w:proofErr w:type="spellEnd"/>
      <w:r w:rsidR="6FBD9E01" w:rsidRPr="00B36584">
        <w:rPr>
          <w:rFonts w:ascii="Times New Roman" w:eastAsia="Times New Roman" w:hAnsi="Times New Roman" w:cs="Times New Roman"/>
          <w:sz w:val="24"/>
          <w:szCs w:val="24"/>
        </w:rPr>
        <w:t xml:space="preserve"> </w:t>
      </w:r>
      <w:proofErr w:type="spellStart"/>
      <w:r w:rsidRPr="00B36584">
        <w:rPr>
          <w:rFonts w:ascii="Times New Roman" w:eastAsia="Times New Roman" w:hAnsi="Times New Roman" w:cs="Times New Roman"/>
          <w:sz w:val="24"/>
          <w:szCs w:val="24"/>
        </w:rPr>
        <w:t>Mulyanti</w:t>
      </w:r>
      <w:proofErr w:type="spellEnd"/>
      <w:r w:rsidRPr="00B36584">
        <w:rPr>
          <w:rFonts w:ascii="Times New Roman" w:eastAsia="Times New Roman" w:hAnsi="Times New Roman" w:cs="Times New Roman"/>
          <w:sz w:val="24"/>
          <w:szCs w:val="24"/>
        </w:rPr>
        <w:t xml:space="preserve"> et al. (2019). Moreover, the positive relations between C</w:t>
      </w:r>
      <w:r w:rsidR="00147DB3" w:rsidRPr="00B36584">
        <w:rPr>
          <w:rFonts w:ascii="Times New Roman" w:eastAsia="Times New Roman" w:hAnsi="Times New Roman" w:cs="Times New Roman"/>
          <w:sz w:val="24"/>
          <w:szCs w:val="24"/>
        </w:rPr>
        <w:t>APEX</w:t>
      </w:r>
      <w:r w:rsidRPr="00B36584">
        <w:rPr>
          <w:rFonts w:ascii="Times New Roman" w:eastAsia="Times New Roman" w:hAnsi="Times New Roman" w:cs="Times New Roman"/>
          <w:sz w:val="24"/>
          <w:szCs w:val="24"/>
        </w:rPr>
        <w:t xml:space="preserve"> and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are statistically significant (Jiang et al., 2006</w:t>
      </w:r>
      <w:r w:rsidR="003E3EBA" w:rsidRPr="00B36584">
        <w:rPr>
          <w:rFonts w:ascii="Times New Roman" w:eastAsia="Times New Roman" w:hAnsi="Times New Roman" w:cs="Times New Roman"/>
          <w:sz w:val="24"/>
          <w:szCs w:val="24"/>
        </w:rPr>
        <w:t>), which</w:t>
      </w:r>
      <w:r w:rsidR="00BE0351" w:rsidRPr="00B36584">
        <w:rPr>
          <w:rFonts w:ascii="Times New Roman" w:eastAsia="Times New Roman" w:hAnsi="Times New Roman" w:cs="Times New Roman"/>
          <w:sz w:val="24"/>
          <w:szCs w:val="24"/>
        </w:rPr>
        <w:t xml:space="preserve"> is </w:t>
      </w:r>
      <w:proofErr w:type="gramStart"/>
      <w:r w:rsidR="00BE0351" w:rsidRPr="00B36584">
        <w:rPr>
          <w:rFonts w:ascii="Times New Roman" w:eastAsia="Times New Roman" w:hAnsi="Times New Roman" w:cs="Times New Roman"/>
          <w:sz w:val="24"/>
          <w:szCs w:val="24"/>
        </w:rPr>
        <w:t>similar to</w:t>
      </w:r>
      <w:proofErr w:type="gramEnd"/>
      <w:r w:rsidR="00BE0351" w:rsidRPr="00B36584">
        <w:rPr>
          <w:rFonts w:ascii="Times New Roman" w:eastAsia="Times New Roman" w:hAnsi="Times New Roman" w:cs="Times New Roman"/>
          <w:sz w:val="24"/>
          <w:szCs w:val="24"/>
        </w:rPr>
        <w:t xml:space="preserve"> </w:t>
      </w:r>
      <w:r w:rsidR="0066679A" w:rsidRPr="00B36584">
        <w:rPr>
          <w:rFonts w:ascii="Times New Roman" w:eastAsia="Times New Roman" w:hAnsi="Times New Roman" w:cs="Times New Roman"/>
          <w:sz w:val="24"/>
          <w:szCs w:val="24"/>
        </w:rPr>
        <w:t>NR</w:t>
      </w:r>
      <w:r w:rsidRPr="00B36584">
        <w:rPr>
          <w:rFonts w:ascii="Times New Roman" w:eastAsia="Times New Roman" w:hAnsi="Times New Roman" w:cs="Times New Roman"/>
          <w:sz w:val="24"/>
          <w:szCs w:val="24"/>
        </w:rPr>
        <w:t xml:space="preserve"> (Srinivasan, 2012). However, the results of the implementation detect a correlation between </w:t>
      </w:r>
      <w:r w:rsidR="00147DB3" w:rsidRPr="00B36584">
        <w:rPr>
          <w:rFonts w:ascii="Times New Roman" w:eastAsia="Times New Roman" w:hAnsi="Times New Roman" w:cs="Times New Roman"/>
          <w:sz w:val="24"/>
          <w:szCs w:val="24"/>
        </w:rPr>
        <w:t>RIR</w:t>
      </w:r>
      <w:r w:rsidRPr="00B36584">
        <w:rPr>
          <w:rFonts w:ascii="Times New Roman" w:eastAsia="Times New Roman" w:hAnsi="Times New Roman" w:cs="Times New Roman"/>
          <w:sz w:val="24"/>
          <w:szCs w:val="24"/>
        </w:rPr>
        <w:t xml:space="preserve"> and </w:t>
      </w:r>
      <w:r w:rsidR="00147DB3" w:rsidRPr="00B36584">
        <w:rPr>
          <w:rFonts w:ascii="Times New Roman" w:eastAsia="Times New Roman" w:hAnsi="Times New Roman" w:cs="Times New Roman"/>
          <w:sz w:val="24"/>
          <w:szCs w:val="24"/>
        </w:rPr>
        <w:t>M1</w:t>
      </w:r>
      <w:r w:rsidRPr="00B36584">
        <w:rPr>
          <w:rFonts w:ascii="Times New Roman" w:eastAsia="Times New Roman" w:hAnsi="Times New Roman" w:cs="Times New Roman"/>
          <w:sz w:val="24"/>
          <w:szCs w:val="24"/>
        </w:rPr>
        <w:t xml:space="preserve"> with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as in the study of </w:t>
      </w:r>
      <w:proofErr w:type="spellStart"/>
      <w:r w:rsidRPr="00B36584">
        <w:rPr>
          <w:rFonts w:ascii="Times New Roman" w:eastAsia="Times New Roman" w:hAnsi="Times New Roman" w:cs="Times New Roman"/>
          <w:sz w:val="24"/>
          <w:szCs w:val="24"/>
        </w:rPr>
        <w:t>Stracca</w:t>
      </w:r>
      <w:proofErr w:type="spellEnd"/>
      <w:r w:rsidRPr="00B36584">
        <w:rPr>
          <w:rFonts w:ascii="Times New Roman" w:eastAsia="Times New Roman" w:hAnsi="Times New Roman" w:cs="Times New Roman"/>
          <w:sz w:val="24"/>
          <w:szCs w:val="24"/>
        </w:rPr>
        <w:t xml:space="preserve"> (2003). In addition, </w:t>
      </w:r>
      <w:r w:rsidR="00BE0351" w:rsidRPr="00B36584">
        <w:rPr>
          <w:rFonts w:ascii="Times New Roman" w:eastAsia="Times New Roman" w:hAnsi="Times New Roman" w:cs="Times New Roman"/>
          <w:sz w:val="24"/>
          <w:szCs w:val="24"/>
        </w:rPr>
        <w:t>this research’s</w:t>
      </w:r>
      <w:r w:rsidRPr="00B36584">
        <w:rPr>
          <w:rFonts w:ascii="Times New Roman" w:eastAsia="Times New Roman" w:hAnsi="Times New Roman" w:cs="Times New Roman"/>
          <w:sz w:val="24"/>
          <w:szCs w:val="24"/>
        </w:rPr>
        <w:t xml:space="preserve"> performance </w:t>
      </w:r>
      <w:r w:rsidR="001C1212" w:rsidRPr="00B36584">
        <w:rPr>
          <w:rFonts w:ascii="Times New Roman" w:eastAsia="Times New Roman" w:hAnsi="Times New Roman" w:cs="Times New Roman"/>
          <w:sz w:val="24"/>
          <w:szCs w:val="24"/>
        </w:rPr>
        <w:t>difference</w:t>
      </w:r>
      <w:r w:rsidR="135EF563" w:rsidRPr="00B36584">
        <w:rPr>
          <w:rFonts w:ascii="Times New Roman" w:eastAsia="Times New Roman" w:hAnsi="Times New Roman" w:cs="Times New Roman"/>
          <w:sz w:val="24"/>
          <w:szCs w:val="24"/>
        </w:rPr>
        <w:t xml:space="preserve"> in</w:t>
      </w:r>
      <w:r w:rsidR="0BB16B52" w:rsidRPr="00B36584">
        <w:rPr>
          <w:rFonts w:ascii="Times New Roman" w:eastAsia="Times New Roman" w:hAnsi="Times New Roman" w:cs="Times New Roman"/>
          <w:sz w:val="24"/>
          <w:szCs w:val="24"/>
        </w:rPr>
        <w:t xml:space="preserve"> </w:t>
      </w:r>
      <w:r w:rsidR="5B4298EE" w:rsidRPr="00B36584">
        <w:rPr>
          <w:rFonts w:ascii="Times New Roman" w:eastAsia="Times New Roman" w:hAnsi="Times New Roman" w:cs="Times New Roman"/>
          <w:sz w:val="24"/>
          <w:szCs w:val="24"/>
        </w:rPr>
        <w:t>correlation</w:t>
      </w:r>
      <w:r w:rsidR="001C1212" w:rsidRPr="00B36584">
        <w:rPr>
          <w:rFonts w:ascii="Times New Roman" w:eastAsia="Times New Roman" w:hAnsi="Times New Roman" w:cs="Times New Roman"/>
          <w:sz w:val="24"/>
          <w:szCs w:val="24"/>
        </w:rPr>
        <w:t xml:space="preserve"> between</w:t>
      </w:r>
      <w:r w:rsidRPr="00B36584">
        <w:rPr>
          <w:rFonts w:ascii="Times New Roman" w:eastAsia="Times New Roman" w:hAnsi="Times New Roman" w:cs="Times New Roman"/>
          <w:sz w:val="24"/>
          <w:szCs w:val="24"/>
        </w:rPr>
        <w:t xml:space="preserve"> </w:t>
      </w:r>
      <w:r w:rsidR="0066679A" w:rsidRPr="00B36584">
        <w:rPr>
          <w:rFonts w:ascii="Times New Roman" w:eastAsia="Times New Roman" w:hAnsi="Times New Roman" w:cs="Times New Roman"/>
          <w:sz w:val="24"/>
          <w:szCs w:val="24"/>
          <w:highlight w:val="white"/>
        </w:rPr>
        <w:t>ROAA</w:t>
      </w:r>
      <w:r w:rsidRPr="00B36584">
        <w:rPr>
          <w:rFonts w:ascii="Times New Roman" w:eastAsia="Times New Roman" w:hAnsi="Times New Roman" w:cs="Times New Roman"/>
          <w:sz w:val="24"/>
          <w:szCs w:val="24"/>
          <w:highlight w:val="white"/>
        </w:rPr>
        <w:t xml:space="preserve"> and </w:t>
      </w:r>
      <w:r w:rsidR="00AD7D2B" w:rsidRPr="00B36584">
        <w:rPr>
          <w:rFonts w:ascii="Times New Roman" w:eastAsia="Times New Roman" w:hAnsi="Times New Roman" w:cs="Times New Roman"/>
          <w:sz w:val="24"/>
          <w:szCs w:val="24"/>
          <w:highlight w:val="white"/>
        </w:rPr>
        <w:t>ROAE</w:t>
      </w:r>
      <w:r w:rsidRPr="00B36584">
        <w:rPr>
          <w:rFonts w:ascii="Times New Roman" w:eastAsia="Times New Roman" w:hAnsi="Times New Roman" w:cs="Times New Roman"/>
          <w:sz w:val="24"/>
          <w:szCs w:val="24"/>
          <w:highlight w:val="white"/>
        </w:rPr>
        <w:t xml:space="preserve"> on </w:t>
      </w:r>
      <w:r w:rsidR="0066679A" w:rsidRPr="00B36584">
        <w:rPr>
          <w:rFonts w:ascii="Times New Roman" w:eastAsia="Times New Roman" w:hAnsi="Times New Roman" w:cs="Times New Roman"/>
          <w:sz w:val="24"/>
          <w:szCs w:val="24"/>
          <w:highlight w:val="white"/>
        </w:rPr>
        <w:t>SP</w:t>
      </w:r>
      <w:r w:rsidRPr="00B36584">
        <w:rPr>
          <w:rFonts w:ascii="Times New Roman" w:eastAsia="Times New Roman" w:hAnsi="Times New Roman" w:cs="Times New Roman"/>
          <w:sz w:val="24"/>
          <w:szCs w:val="24"/>
          <w:highlight w:val="white"/>
        </w:rPr>
        <w:t xml:space="preserve"> when they are both determined to be significant (</w:t>
      </w:r>
      <w:proofErr w:type="spellStart"/>
      <w:r w:rsidRPr="00B36584">
        <w:rPr>
          <w:rFonts w:ascii="Times New Roman" w:eastAsia="Times New Roman" w:hAnsi="Times New Roman" w:cs="Times New Roman"/>
          <w:sz w:val="24"/>
          <w:szCs w:val="24"/>
          <w:highlight w:val="white"/>
        </w:rPr>
        <w:t>Bayhaqiyi</w:t>
      </w:r>
      <w:proofErr w:type="spellEnd"/>
      <w:r w:rsidRPr="00B36584">
        <w:rPr>
          <w:rFonts w:ascii="Times New Roman" w:eastAsia="Times New Roman" w:hAnsi="Times New Roman" w:cs="Times New Roman"/>
          <w:sz w:val="24"/>
          <w:szCs w:val="24"/>
          <w:highlight w:val="white"/>
        </w:rPr>
        <w:t xml:space="preserve">, 2022). Although this paper has different results from </w:t>
      </w:r>
      <w:r w:rsidR="00BE0351" w:rsidRPr="00B36584">
        <w:rPr>
          <w:rFonts w:ascii="Times New Roman" w:eastAsia="Times New Roman" w:hAnsi="Times New Roman" w:cs="Times New Roman"/>
          <w:sz w:val="24"/>
          <w:szCs w:val="24"/>
          <w:highlight w:val="white"/>
        </w:rPr>
        <w:t>previous</w:t>
      </w:r>
      <w:r w:rsidRPr="00B36584">
        <w:rPr>
          <w:rFonts w:ascii="Times New Roman" w:eastAsia="Times New Roman" w:hAnsi="Times New Roman" w:cs="Times New Roman"/>
          <w:sz w:val="24"/>
          <w:szCs w:val="24"/>
          <w:highlight w:val="white"/>
        </w:rPr>
        <w:t xml:space="preserve"> studies, the results of the correlation of macro variables, financial information and dummy variables are related to</w:t>
      </w:r>
      <w:r w:rsidR="00147DB3" w:rsidRPr="00B36584">
        <w:rPr>
          <w:rFonts w:ascii="Times New Roman" w:eastAsia="Times New Roman" w:hAnsi="Times New Roman" w:cs="Times New Roman"/>
          <w:sz w:val="24"/>
          <w:szCs w:val="24"/>
          <w:highlight w:val="white"/>
        </w:rPr>
        <w:t xml:space="preserve"> SP</w:t>
      </w:r>
      <w:r w:rsidRPr="00B36584">
        <w:rPr>
          <w:rFonts w:ascii="Times New Roman" w:eastAsia="Times New Roman" w:hAnsi="Times New Roman" w:cs="Times New Roman"/>
          <w:sz w:val="24"/>
          <w:szCs w:val="24"/>
          <w:highlight w:val="white"/>
        </w:rPr>
        <w:t>.</w:t>
      </w:r>
      <w:bookmarkStart w:id="149" w:name="_v2cjhcf0kcju" w:colFirst="0" w:colLast="0"/>
      <w:bookmarkEnd w:id="149"/>
    </w:p>
    <w:p w14:paraId="2328E4DF" w14:textId="77777777" w:rsidR="00BE0351" w:rsidRPr="00B36584" w:rsidRDefault="00BE0351" w:rsidP="00B36584">
      <w:pPr>
        <w:spacing w:before="60" w:after="60" w:line="360" w:lineRule="auto"/>
        <w:ind w:firstLine="567"/>
        <w:jc w:val="both"/>
        <w:rPr>
          <w:rFonts w:ascii="Times New Roman" w:eastAsia="Times New Roman" w:hAnsi="Times New Roman" w:cs="Times New Roman"/>
          <w:sz w:val="24"/>
          <w:szCs w:val="24"/>
          <w:highlight w:val="white"/>
        </w:rPr>
      </w:pPr>
    </w:p>
    <w:p w14:paraId="3C810309" w14:textId="77777777" w:rsidR="00BE0351" w:rsidRPr="00B36584" w:rsidRDefault="00BE0351" w:rsidP="00B36584">
      <w:pPr>
        <w:spacing w:before="60" w:after="60" w:line="360" w:lineRule="auto"/>
        <w:ind w:firstLine="567"/>
        <w:jc w:val="both"/>
        <w:rPr>
          <w:rFonts w:ascii="Times New Roman" w:eastAsia="Times New Roman" w:hAnsi="Times New Roman" w:cs="Times New Roman"/>
          <w:sz w:val="24"/>
          <w:szCs w:val="24"/>
          <w:highlight w:val="white"/>
        </w:rPr>
      </w:pPr>
    </w:p>
    <w:p w14:paraId="0A420F58" w14:textId="77777777" w:rsidR="00BE0351" w:rsidRPr="00B36584" w:rsidRDefault="00BE0351" w:rsidP="00B36584">
      <w:pPr>
        <w:spacing w:before="60" w:after="60" w:line="360" w:lineRule="auto"/>
        <w:ind w:firstLine="567"/>
        <w:jc w:val="both"/>
        <w:rPr>
          <w:rFonts w:ascii="Times New Roman" w:eastAsia="Times New Roman" w:hAnsi="Times New Roman" w:cs="Times New Roman"/>
          <w:sz w:val="24"/>
          <w:szCs w:val="24"/>
          <w:highlight w:val="white"/>
        </w:rPr>
      </w:pPr>
    </w:p>
    <w:p w14:paraId="50DD116D" w14:textId="77777777" w:rsidR="00BE0351" w:rsidRPr="00B36584" w:rsidRDefault="00BE0351" w:rsidP="00B36584">
      <w:pPr>
        <w:spacing w:before="60" w:after="60" w:line="360" w:lineRule="auto"/>
        <w:ind w:firstLine="567"/>
        <w:jc w:val="both"/>
        <w:rPr>
          <w:rFonts w:ascii="Times New Roman" w:eastAsia="Times New Roman" w:hAnsi="Times New Roman" w:cs="Times New Roman"/>
          <w:sz w:val="24"/>
          <w:szCs w:val="24"/>
          <w:highlight w:val="white"/>
        </w:rPr>
      </w:pPr>
    </w:p>
    <w:p w14:paraId="2F9C9AA6" w14:textId="77777777" w:rsidR="00BE0351" w:rsidRPr="00B36584" w:rsidRDefault="00BE0351" w:rsidP="00B36584">
      <w:pPr>
        <w:spacing w:before="60" w:after="60" w:line="360" w:lineRule="auto"/>
        <w:ind w:firstLine="567"/>
        <w:jc w:val="both"/>
        <w:rPr>
          <w:rFonts w:ascii="Times New Roman" w:eastAsia="Times New Roman" w:hAnsi="Times New Roman" w:cs="Times New Roman"/>
          <w:sz w:val="24"/>
          <w:szCs w:val="24"/>
          <w:highlight w:val="white"/>
        </w:rPr>
      </w:pPr>
    </w:p>
    <w:p w14:paraId="75326E52" w14:textId="77777777" w:rsidR="00BE0351" w:rsidRPr="00B36584" w:rsidRDefault="00BE0351" w:rsidP="00B36584">
      <w:pPr>
        <w:spacing w:before="60" w:after="60" w:line="360" w:lineRule="auto"/>
        <w:ind w:firstLine="567"/>
        <w:jc w:val="both"/>
        <w:rPr>
          <w:rFonts w:ascii="Times New Roman" w:eastAsia="Times New Roman" w:hAnsi="Times New Roman" w:cs="Times New Roman"/>
          <w:sz w:val="24"/>
          <w:szCs w:val="24"/>
          <w:highlight w:val="white"/>
        </w:rPr>
      </w:pPr>
    </w:p>
    <w:p w14:paraId="33DFDB43" w14:textId="77777777" w:rsidR="00BE0351" w:rsidRPr="00B36584" w:rsidRDefault="00BE0351" w:rsidP="00B36584">
      <w:pPr>
        <w:spacing w:before="60" w:after="60" w:line="360" w:lineRule="auto"/>
        <w:ind w:firstLine="567"/>
        <w:jc w:val="both"/>
        <w:rPr>
          <w:rFonts w:ascii="Times New Roman" w:eastAsia="Times New Roman" w:hAnsi="Times New Roman" w:cs="Times New Roman"/>
          <w:sz w:val="24"/>
          <w:szCs w:val="24"/>
          <w:highlight w:val="white"/>
        </w:rPr>
      </w:pPr>
    </w:p>
    <w:p w14:paraId="38E8A8D6" w14:textId="77777777" w:rsidR="00BE0351" w:rsidRPr="00B36584" w:rsidRDefault="00BE0351" w:rsidP="00B36584">
      <w:pPr>
        <w:spacing w:before="60" w:after="60" w:line="360" w:lineRule="auto"/>
        <w:ind w:firstLine="567"/>
        <w:jc w:val="both"/>
        <w:rPr>
          <w:rFonts w:ascii="Times New Roman" w:eastAsia="Times New Roman" w:hAnsi="Times New Roman" w:cs="Times New Roman"/>
          <w:sz w:val="24"/>
          <w:szCs w:val="24"/>
          <w:highlight w:val="white"/>
        </w:rPr>
      </w:pPr>
    </w:p>
    <w:p w14:paraId="7083275E" w14:textId="77777777" w:rsidR="00BE0351" w:rsidRPr="00B36584" w:rsidRDefault="00BE0351" w:rsidP="00B36584">
      <w:pPr>
        <w:spacing w:before="60" w:after="60" w:line="360" w:lineRule="auto"/>
        <w:ind w:firstLine="567"/>
        <w:jc w:val="both"/>
        <w:rPr>
          <w:rFonts w:ascii="Times New Roman" w:eastAsia="Times New Roman" w:hAnsi="Times New Roman" w:cs="Times New Roman"/>
          <w:sz w:val="24"/>
          <w:szCs w:val="24"/>
          <w:highlight w:val="white"/>
        </w:rPr>
      </w:pPr>
    </w:p>
    <w:p w14:paraId="5C0204E1" w14:textId="77777777" w:rsidR="00B86A0F" w:rsidRPr="00B36584" w:rsidRDefault="00B86A0F" w:rsidP="00B36584">
      <w:pPr>
        <w:spacing w:before="60" w:after="60" w:line="360" w:lineRule="auto"/>
        <w:ind w:firstLine="567"/>
        <w:jc w:val="both"/>
        <w:rPr>
          <w:rFonts w:ascii="Times New Roman" w:eastAsia="Times New Roman" w:hAnsi="Times New Roman" w:cs="Times New Roman"/>
          <w:sz w:val="24"/>
          <w:szCs w:val="24"/>
          <w:highlight w:val="white"/>
        </w:rPr>
      </w:pPr>
    </w:p>
    <w:p w14:paraId="1AE632E6" w14:textId="77777777" w:rsidR="00B86A0F" w:rsidRPr="00B36584" w:rsidRDefault="00B86A0F" w:rsidP="00B36584">
      <w:pPr>
        <w:spacing w:before="60" w:after="60" w:line="360" w:lineRule="auto"/>
        <w:ind w:firstLine="567"/>
        <w:jc w:val="both"/>
        <w:rPr>
          <w:rFonts w:ascii="Times New Roman" w:eastAsia="Times New Roman" w:hAnsi="Times New Roman" w:cs="Times New Roman"/>
          <w:sz w:val="24"/>
          <w:szCs w:val="24"/>
          <w:highlight w:val="white"/>
        </w:rPr>
      </w:pPr>
    </w:p>
    <w:p w14:paraId="10510C7F" w14:textId="77777777" w:rsidR="00BE0351" w:rsidRPr="00B36584" w:rsidRDefault="00BE0351" w:rsidP="00B36584">
      <w:pPr>
        <w:spacing w:before="60" w:after="60" w:line="360" w:lineRule="auto"/>
        <w:ind w:firstLine="567"/>
        <w:jc w:val="both"/>
        <w:rPr>
          <w:rFonts w:ascii="Times New Roman" w:eastAsia="Times New Roman" w:hAnsi="Times New Roman" w:cs="Times New Roman"/>
          <w:sz w:val="24"/>
          <w:szCs w:val="24"/>
          <w:highlight w:val="white"/>
        </w:rPr>
      </w:pPr>
    </w:p>
    <w:p w14:paraId="6FCB144C" w14:textId="0A121AAF" w:rsidR="00930956" w:rsidRPr="00B36584" w:rsidRDefault="392F6A62" w:rsidP="00B36584">
      <w:pPr>
        <w:pStyle w:val="Heading1"/>
        <w:spacing w:before="60" w:after="60" w:line="360" w:lineRule="auto"/>
        <w:ind w:left="0" w:firstLine="0"/>
        <w:rPr>
          <w:rFonts w:eastAsia="Times New Roman" w:cs="Times New Roman"/>
          <w:sz w:val="28"/>
          <w:szCs w:val="28"/>
        </w:rPr>
      </w:pPr>
      <w:bookmarkStart w:id="150" w:name="_z2rdvgk2cpie"/>
      <w:bookmarkStart w:id="151" w:name="_Toc152346221"/>
      <w:bookmarkStart w:id="152" w:name="_Toc152356708"/>
      <w:bookmarkStart w:id="153" w:name="_Toc152356973"/>
      <w:bookmarkEnd w:id="150"/>
      <w:r w:rsidRPr="00B36584">
        <w:rPr>
          <w:rFonts w:eastAsia="Times New Roman" w:cs="Times New Roman"/>
          <w:sz w:val="28"/>
          <w:szCs w:val="28"/>
        </w:rPr>
        <w:t>References</w:t>
      </w:r>
      <w:bookmarkStart w:id="154" w:name="_91nnsehtqqek"/>
      <w:bookmarkEnd w:id="151"/>
      <w:bookmarkEnd w:id="152"/>
      <w:bookmarkEnd w:id="153"/>
      <w:bookmarkEnd w:id="154"/>
    </w:p>
    <w:p w14:paraId="6C17C4D5" w14:textId="35866260"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 xml:space="preserve">AL- </w:t>
      </w:r>
      <w:proofErr w:type="spellStart"/>
      <w:r w:rsidRPr="00B36584">
        <w:rPr>
          <w:color w:val="000000"/>
        </w:rPr>
        <w:t>Shubiri</w:t>
      </w:r>
      <w:proofErr w:type="spellEnd"/>
      <w:r w:rsidRPr="00B36584">
        <w:rPr>
          <w:color w:val="000000"/>
        </w:rPr>
        <w:t xml:space="preserve">, F. N. (2010). Analysis the Determinants of Market </w:t>
      </w:r>
      <w:r w:rsidR="0066679A" w:rsidRPr="00B36584">
        <w:rPr>
          <w:color w:val="000000"/>
        </w:rPr>
        <w:t>SP</w:t>
      </w:r>
      <w:r w:rsidRPr="00B36584">
        <w:rPr>
          <w:color w:val="000000"/>
        </w:rPr>
        <w:t xml:space="preserve"> Movements: An Empirical Study of Jordanian Commercial Banks. </w:t>
      </w:r>
      <w:r w:rsidRPr="00B36584">
        <w:rPr>
          <w:i/>
          <w:iCs/>
          <w:color w:val="000000"/>
          <w:bdr w:val="single" w:sz="2" w:space="0" w:color="E5E7EB" w:frame="1"/>
        </w:rPr>
        <w:t>International Journal of Business and Management</w:t>
      </w:r>
      <w:r w:rsidRPr="00B36584">
        <w:rPr>
          <w:color w:val="000000"/>
        </w:rPr>
        <w:t>, </w:t>
      </w:r>
      <w:r w:rsidRPr="00B36584">
        <w:rPr>
          <w:i/>
          <w:iCs/>
          <w:color w:val="000000"/>
          <w:bdr w:val="single" w:sz="2" w:space="0" w:color="E5E7EB" w:frame="1"/>
        </w:rPr>
        <w:t>5</w:t>
      </w:r>
      <w:r w:rsidRPr="00B36584">
        <w:rPr>
          <w:color w:val="000000"/>
        </w:rPr>
        <w:t>(10). https://doi.org/10.5539/ijbm.v5n10p137</w:t>
      </w:r>
    </w:p>
    <w:p w14:paraId="66E71431"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Asian Development Bank. (n.d.). </w:t>
      </w:r>
      <w:r w:rsidRPr="00B36584">
        <w:rPr>
          <w:i/>
          <w:iCs/>
          <w:color w:val="000000"/>
          <w:bdr w:val="single" w:sz="2" w:space="0" w:color="E5E7EB" w:frame="1"/>
        </w:rPr>
        <w:t>Vietnam Money Supply M1 (</w:t>
      </w:r>
      <w:proofErr w:type="gramStart"/>
      <w:r w:rsidRPr="00B36584">
        <w:rPr>
          <w:i/>
          <w:iCs/>
          <w:color w:val="000000"/>
          <w:bdr w:val="single" w:sz="2" w:space="0" w:color="E5E7EB" w:frame="1"/>
        </w:rPr>
        <w:t>ECONOMICS:VNM</w:t>
      </w:r>
      <w:proofErr w:type="gramEnd"/>
      <w:r w:rsidRPr="00B36584">
        <w:rPr>
          <w:i/>
          <w:iCs/>
          <w:color w:val="000000"/>
          <w:bdr w:val="single" w:sz="2" w:space="0" w:color="E5E7EB" w:frame="1"/>
        </w:rPr>
        <w:t>1) — Historical Data and Chart</w:t>
      </w:r>
      <w:r w:rsidRPr="00B36584">
        <w:rPr>
          <w:color w:val="000000"/>
        </w:rPr>
        <w:t xml:space="preserve">. </w:t>
      </w:r>
      <w:proofErr w:type="spellStart"/>
      <w:r w:rsidRPr="00B36584">
        <w:rPr>
          <w:color w:val="000000"/>
        </w:rPr>
        <w:t>TradingView</w:t>
      </w:r>
      <w:proofErr w:type="spellEnd"/>
      <w:r w:rsidRPr="00B36584">
        <w:rPr>
          <w:color w:val="000000"/>
        </w:rPr>
        <w:t xml:space="preserve">; </w:t>
      </w:r>
      <w:proofErr w:type="spellStart"/>
      <w:r w:rsidRPr="00B36584">
        <w:rPr>
          <w:color w:val="000000"/>
        </w:rPr>
        <w:t>TradingView</w:t>
      </w:r>
      <w:proofErr w:type="spellEnd"/>
      <w:r w:rsidRPr="00B36584">
        <w:rPr>
          <w:color w:val="000000"/>
        </w:rPr>
        <w:t>. Retrieved November 21, 2023, from https://www.tradingview.com/symbols/ECONOMICS-VNM1/</w:t>
      </w:r>
    </w:p>
    <w:p w14:paraId="49FE7C88" w14:textId="1FE1772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 xml:space="preserve">Bano, S. S. (2018). The Dynamic Relationship between </w:t>
      </w:r>
      <w:r w:rsidR="0066679A" w:rsidRPr="00B36584">
        <w:rPr>
          <w:color w:val="000000"/>
        </w:rPr>
        <w:t>RIR</w:t>
      </w:r>
      <w:r w:rsidRPr="00B36584">
        <w:rPr>
          <w:color w:val="000000"/>
        </w:rPr>
        <w:t xml:space="preserve"> and Investment: An Empirical Analysis for Selected Pacific Island Countries. </w:t>
      </w:r>
      <w:r w:rsidRPr="00B36584">
        <w:rPr>
          <w:i/>
          <w:iCs/>
          <w:color w:val="000000"/>
          <w:bdr w:val="single" w:sz="2" w:space="0" w:color="E5E7EB" w:frame="1"/>
        </w:rPr>
        <w:t>International Journal of Economics and Financial Issues</w:t>
      </w:r>
      <w:r w:rsidRPr="00B36584">
        <w:rPr>
          <w:color w:val="000000"/>
        </w:rPr>
        <w:t>, </w:t>
      </w:r>
      <w:r w:rsidRPr="00B36584">
        <w:rPr>
          <w:i/>
          <w:iCs/>
          <w:color w:val="000000"/>
          <w:bdr w:val="single" w:sz="2" w:space="0" w:color="E5E7EB" w:frame="1"/>
        </w:rPr>
        <w:t>8</w:t>
      </w:r>
      <w:r w:rsidRPr="00B36584">
        <w:rPr>
          <w:color w:val="000000"/>
        </w:rPr>
        <w:t>(5), 131–141. https://www.econjournals.com/index.php/ijefi/article/view/6827</w:t>
      </w:r>
    </w:p>
    <w:p w14:paraId="42FC5A5A" w14:textId="3AC0E6E0"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proofErr w:type="spellStart"/>
      <w:r w:rsidRPr="00B36584">
        <w:rPr>
          <w:color w:val="000000"/>
        </w:rPr>
        <w:t>Bayhaqiy</w:t>
      </w:r>
      <w:proofErr w:type="spellEnd"/>
      <w:r w:rsidRPr="00B36584">
        <w:rPr>
          <w:color w:val="000000"/>
        </w:rPr>
        <w:t xml:space="preserve">, A. Z., Deny </w:t>
      </w:r>
      <w:proofErr w:type="spellStart"/>
      <w:r w:rsidRPr="00B36584">
        <w:rPr>
          <w:color w:val="000000"/>
        </w:rPr>
        <w:t>Yudiantoro</w:t>
      </w:r>
      <w:proofErr w:type="spellEnd"/>
      <w:r w:rsidRPr="00B36584">
        <w:rPr>
          <w:color w:val="000000"/>
        </w:rPr>
        <w:t xml:space="preserve">, &amp; Amalia Nuril Hidayati. (2022). The Effect of Return </w:t>
      </w:r>
      <w:proofErr w:type="gramStart"/>
      <w:r w:rsidRPr="00B36584">
        <w:rPr>
          <w:color w:val="000000"/>
        </w:rPr>
        <w:t>On</w:t>
      </w:r>
      <w:proofErr w:type="gramEnd"/>
      <w:r w:rsidRPr="00B36584">
        <w:rPr>
          <w:color w:val="000000"/>
        </w:rPr>
        <w:t xml:space="preserve"> Assets (</w:t>
      </w:r>
      <w:r w:rsidR="0066679A" w:rsidRPr="00B36584">
        <w:rPr>
          <w:color w:val="000000"/>
        </w:rPr>
        <w:t>ROAA</w:t>
      </w:r>
      <w:r w:rsidRPr="00B36584">
        <w:rPr>
          <w:color w:val="000000"/>
        </w:rPr>
        <w:t xml:space="preserve">), Return </w:t>
      </w:r>
      <w:proofErr w:type="gramStart"/>
      <w:r w:rsidRPr="00B36584">
        <w:rPr>
          <w:color w:val="000000"/>
        </w:rPr>
        <w:t>On</w:t>
      </w:r>
      <w:proofErr w:type="gramEnd"/>
      <w:r w:rsidRPr="00B36584">
        <w:rPr>
          <w:color w:val="000000"/>
        </w:rPr>
        <w:t xml:space="preserve"> Equity (</w:t>
      </w:r>
      <w:r w:rsidR="00AD7D2B" w:rsidRPr="00B36584">
        <w:rPr>
          <w:color w:val="000000"/>
        </w:rPr>
        <w:t>ROAE</w:t>
      </w:r>
      <w:r w:rsidRPr="00B36584">
        <w:rPr>
          <w:color w:val="000000"/>
        </w:rPr>
        <w:t xml:space="preserve">), and Earning Per Share (EPS) on the </w:t>
      </w:r>
      <w:r w:rsidR="0066679A" w:rsidRPr="00B36584">
        <w:rPr>
          <w:color w:val="000000"/>
        </w:rPr>
        <w:t>SP</w:t>
      </w:r>
      <w:r w:rsidRPr="00B36584">
        <w:rPr>
          <w:color w:val="000000"/>
        </w:rPr>
        <w:t xml:space="preserve"> of PT. Astra Internasional </w:t>
      </w:r>
      <w:proofErr w:type="spellStart"/>
      <w:r w:rsidRPr="00B36584">
        <w:rPr>
          <w:color w:val="000000"/>
        </w:rPr>
        <w:t>Tbk</w:t>
      </w:r>
      <w:proofErr w:type="spellEnd"/>
      <w:r w:rsidRPr="00B36584">
        <w:rPr>
          <w:color w:val="000000"/>
        </w:rPr>
        <w:t xml:space="preserve"> (Years 2013-2021). </w:t>
      </w:r>
      <w:r w:rsidRPr="00B36584">
        <w:rPr>
          <w:i/>
          <w:iCs/>
          <w:color w:val="000000"/>
          <w:bdr w:val="single" w:sz="2" w:space="0" w:color="E5E7EB" w:frame="1"/>
        </w:rPr>
        <w:t>Open Access Indonesia Journal of Social Sciences</w:t>
      </w:r>
      <w:r w:rsidRPr="00B36584">
        <w:rPr>
          <w:color w:val="000000"/>
        </w:rPr>
        <w:t>, </w:t>
      </w:r>
      <w:r w:rsidRPr="00B36584">
        <w:rPr>
          <w:i/>
          <w:iCs/>
          <w:color w:val="000000"/>
          <w:bdr w:val="single" w:sz="2" w:space="0" w:color="E5E7EB" w:frame="1"/>
        </w:rPr>
        <w:t>5</w:t>
      </w:r>
      <w:r w:rsidRPr="00B36584">
        <w:rPr>
          <w:color w:val="000000"/>
        </w:rPr>
        <w:t>(3), 705–709. https://doi.org/10.37275/oaijss.v5i3.116</w:t>
      </w:r>
    </w:p>
    <w:p w14:paraId="66230C94"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Beck, T., &amp; Levine, R. (2004). Stock markets, banks, and growth: Panel evidence. </w:t>
      </w:r>
      <w:r w:rsidRPr="00B36584">
        <w:rPr>
          <w:i/>
          <w:iCs/>
          <w:color w:val="000000"/>
          <w:bdr w:val="single" w:sz="2" w:space="0" w:color="E5E7EB" w:frame="1"/>
        </w:rPr>
        <w:t>Journal of Banking &amp; Finance</w:t>
      </w:r>
      <w:r w:rsidRPr="00B36584">
        <w:rPr>
          <w:color w:val="000000"/>
        </w:rPr>
        <w:t>, </w:t>
      </w:r>
      <w:r w:rsidRPr="00B36584">
        <w:rPr>
          <w:i/>
          <w:iCs/>
          <w:color w:val="000000"/>
          <w:bdr w:val="single" w:sz="2" w:space="0" w:color="E5E7EB" w:frame="1"/>
        </w:rPr>
        <w:t>28</w:t>
      </w:r>
      <w:r w:rsidRPr="00B36584">
        <w:rPr>
          <w:color w:val="000000"/>
        </w:rPr>
        <w:t>(3), 423–442. https://doi.org/10.1016/s0378-4266(02)00408-9</w:t>
      </w:r>
    </w:p>
    <w:p w14:paraId="69A67A75" w14:textId="090431D2"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 xml:space="preserve">Bustani, B., </w:t>
      </w:r>
      <w:proofErr w:type="spellStart"/>
      <w:r w:rsidRPr="00B36584">
        <w:rPr>
          <w:color w:val="000000"/>
        </w:rPr>
        <w:t>Kurniaty</w:t>
      </w:r>
      <w:proofErr w:type="spellEnd"/>
      <w:r w:rsidRPr="00B36584">
        <w:rPr>
          <w:color w:val="000000"/>
        </w:rPr>
        <w:t xml:space="preserve">, K., &amp; </w:t>
      </w:r>
      <w:proofErr w:type="spellStart"/>
      <w:r w:rsidRPr="00B36584">
        <w:rPr>
          <w:color w:val="000000"/>
        </w:rPr>
        <w:t>Widyanti</w:t>
      </w:r>
      <w:proofErr w:type="spellEnd"/>
      <w:r w:rsidRPr="00B36584">
        <w:rPr>
          <w:color w:val="000000"/>
        </w:rPr>
        <w:t xml:space="preserve">, R. (2021). The Effect of Earning Per Share, Price to Book Value, Dividend Payout Ratio, and Net Profit Margin on the </w:t>
      </w:r>
      <w:r w:rsidR="0066679A" w:rsidRPr="00B36584">
        <w:rPr>
          <w:color w:val="000000"/>
        </w:rPr>
        <w:t>SP</w:t>
      </w:r>
      <w:r w:rsidRPr="00B36584">
        <w:rPr>
          <w:color w:val="000000"/>
        </w:rPr>
        <w:t xml:space="preserve"> in Indonesia Stock Exchange. </w:t>
      </w:r>
      <w:proofErr w:type="spellStart"/>
      <w:r w:rsidRPr="00B36584">
        <w:rPr>
          <w:i/>
          <w:iCs/>
          <w:color w:val="000000"/>
          <w:bdr w:val="single" w:sz="2" w:space="0" w:color="E5E7EB" w:frame="1"/>
        </w:rPr>
        <w:t>Jurnal</w:t>
      </w:r>
      <w:proofErr w:type="spellEnd"/>
      <w:r w:rsidRPr="00B36584">
        <w:rPr>
          <w:i/>
          <w:iCs/>
          <w:color w:val="000000"/>
          <w:bdr w:val="single" w:sz="2" w:space="0" w:color="E5E7EB" w:frame="1"/>
        </w:rPr>
        <w:t xml:space="preserve"> </w:t>
      </w:r>
      <w:proofErr w:type="spellStart"/>
      <w:r w:rsidRPr="00B36584">
        <w:rPr>
          <w:i/>
          <w:iCs/>
          <w:color w:val="000000"/>
          <w:bdr w:val="single" w:sz="2" w:space="0" w:color="E5E7EB" w:frame="1"/>
        </w:rPr>
        <w:t>Maksipreneur</w:t>
      </w:r>
      <w:proofErr w:type="spellEnd"/>
      <w:r w:rsidRPr="00B36584">
        <w:rPr>
          <w:i/>
          <w:iCs/>
          <w:color w:val="000000"/>
          <w:bdr w:val="single" w:sz="2" w:space="0" w:color="E5E7EB" w:frame="1"/>
        </w:rPr>
        <w:t xml:space="preserve">: </w:t>
      </w:r>
      <w:proofErr w:type="spellStart"/>
      <w:r w:rsidRPr="00B36584">
        <w:rPr>
          <w:i/>
          <w:iCs/>
          <w:color w:val="000000"/>
          <w:bdr w:val="single" w:sz="2" w:space="0" w:color="E5E7EB" w:frame="1"/>
        </w:rPr>
        <w:t>Manajemen</w:t>
      </w:r>
      <w:proofErr w:type="spellEnd"/>
      <w:r w:rsidRPr="00B36584">
        <w:rPr>
          <w:i/>
          <w:iCs/>
          <w:color w:val="000000"/>
          <w:bdr w:val="single" w:sz="2" w:space="0" w:color="E5E7EB" w:frame="1"/>
        </w:rPr>
        <w:t xml:space="preserve">, </w:t>
      </w:r>
      <w:proofErr w:type="spellStart"/>
      <w:r w:rsidRPr="00B36584">
        <w:rPr>
          <w:i/>
          <w:iCs/>
          <w:color w:val="000000"/>
          <w:bdr w:val="single" w:sz="2" w:space="0" w:color="E5E7EB" w:frame="1"/>
        </w:rPr>
        <w:t>Koperasi</w:t>
      </w:r>
      <w:proofErr w:type="spellEnd"/>
      <w:r w:rsidRPr="00B36584">
        <w:rPr>
          <w:i/>
          <w:iCs/>
          <w:color w:val="000000"/>
          <w:bdr w:val="single" w:sz="2" w:space="0" w:color="E5E7EB" w:frame="1"/>
        </w:rPr>
        <w:t>, Dan Entrepreneurship</w:t>
      </w:r>
      <w:r w:rsidRPr="00B36584">
        <w:rPr>
          <w:color w:val="000000"/>
        </w:rPr>
        <w:t>, </w:t>
      </w:r>
      <w:r w:rsidRPr="00B36584">
        <w:rPr>
          <w:i/>
          <w:iCs/>
          <w:color w:val="000000"/>
          <w:bdr w:val="single" w:sz="2" w:space="0" w:color="E5E7EB" w:frame="1"/>
        </w:rPr>
        <w:t>11</w:t>
      </w:r>
      <w:r w:rsidRPr="00B36584">
        <w:rPr>
          <w:color w:val="000000"/>
        </w:rPr>
        <w:t>(1), 1. https://doi.org/10.30588/jmp.v11i1.810</w:t>
      </w:r>
    </w:p>
    <w:p w14:paraId="32B4BB8A"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proofErr w:type="spellStart"/>
      <w:r w:rsidRPr="00B36584">
        <w:rPr>
          <w:color w:val="000000"/>
        </w:rPr>
        <w:lastRenderedPageBreak/>
        <w:t>CafeF</w:t>
      </w:r>
      <w:proofErr w:type="spellEnd"/>
      <w:r w:rsidRPr="00B36584">
        <w:rPr>
          <w:color w:val="000000"/>
        </w:rPr>
        <w:t>. (n.d.). </w:t>
      </w:r>
      <w:r w:rsidRPr="00B36584">
        <w:rPr>
          <w:i/>
          <w:iCs/>
          <w:color w:val="000000"/>
          <w:bdr w:val="single" w:sz="2" w:space="0" w:color="E5E7EB" w:frame="1"/>
        </w:rPr>
        <w:t>LICH SU GIA - VNINDEX</w:t>
      </w:r>
      <w:r w:rsidRPr="00B36584">
        <w:rPr>
          <w:color w:val="000000"/>
        </w:rPr>
        <w:t xml:space="preserve">. </w:t>
      </w:r>
      <w:proofErr w:type="spellStart"/>
      <w:r w:rsidRPr="00B36584">
        <w:rPr>
          <w:color w:val="000000"/>
        </w:rPr>
        <w:t>CafeF</w:t>
      </w:r>
      <w:proofErr w:type="spellEnd"/>
      <w:r w:rsidRPr="00B36584">
        <w:rPr>
          <w:color w:val="000000"/>
        </w:rPr>
        <w:t xml:space="preserve">; </w:t>
      </w:r>
      <w:proofErr w:type="spellStart"/>
      <w:r w:rsidRPr="00B36584">
        <w:rPr>
          <w:color w:val="000000"/>
        </w:rPr>
        <w:t>CafeF</w:t>
      </w:r>
      <w:proofErr w:type="spellEnd"/>
      <w:r w:rsidRPr="00B36584">
        <w:rPr>
          <w:color w:val="000000"/>
        </w:rPr>
        <w:t>. Retrieved November 22, 2023, from https://s.cafef.vn/lich-su-giao-dich-symbol-vnindex/</w:t>
      </w:r>
    </w:p>
    <w:p w14:paraId="5A8B5939"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Can, L., &amp; Nguyen, D. (n.d.). </w:t>
      </w:r>
      <w:r w:rsidRPr="00B36584">
        <w:rPr>
          <w:i/>
          <w:iCs/>
          <w:color w:val="000000"/>
          <w:bdr w:val="single" w:sz="2" w:space="0" w:color="E5E7EB" w:frame="1"/>
        </w:rPr>
        <w:t>Capital Markets Vietnam</w:t>
      </w:r>
      <w:r w:rsidRPr="00B36584">
        <w:rPr>
          <w:color w:val="000000"/>
        </w:rPr>
        <w:t>. Retrieved November 30, 2023, from https://www.cfainstitute.org/-/media/documents/article/rf-brief/rfbr-apac-capital-markets-vietnam.pdf</w:t>
      </w:r>
    </w:p>
    <w:p w14:paraId="2EEAD379"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Duda, A. (2020). A STUDY OF INTERLINKAGE BETWEEN STOCK MARKET AND GDP GROWTH. </w:t>
      </w:r>
      <w:r w:rsidRPr="00B36584">
        <w:rPr>
          <w:i/>
          <w:iCs/>
          <w:color w:val="000000"/>
          <w:bdr w:val="single" w:sz="2" w:space="0" w:color="E5E7EB" w:frame="1"/>
        </w:rPr>
        <w:t>European Journal of Molecular &amp; Clinical Medicine</w:t>
      </w:r>
      <w:r w:rsidRPr="00B36584">
        <w:rPr>
          <w:color w:val="000000"/>
        </w:rPr>
        <w:t>, </w:t>
      </w:r>
      <w:r w:rsidRPr="00B36584">
        <w:rPr>
          <w:i/>
          <w:iCs/>
          <w:color w:val="000000"/>
          <w:bdr w:val="single" w:sz="2" w:space="0" w:color="E5E7EB" w:frame="1"/>
        </w:rPr>
        <w:t>07</w:t>
      </w:r>
      <w:r w:rsidRPr="00B36584">
        <w:rPr>
          <w:color w:val="000000"/>
        </w:rPr>
        <w:t>, 2020. https://ejmcm.com/article_9783_f300897729c91594a3b0e35d61f621a2.pdf</w:t>
      </w:r>
    </w:p>
    <w:p w14:paraId="01BF94CA" w14:textId="4739E468"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 xml:space="preserve">Fitriana, R. (2022). The Effect of EPS and Dividend Payout Ratio on </w:t>
      </w:r>
      <w:r w:rsidR="0066679A" w:rsidRPr="00B36584">
        <w:rPr>
          <w:color w:val="000000"/>
        </w:rPr>
        <w:t>SP</w:t>
      </w:r>
      <w:r w:rsidRPr="00B36584">
        <w:rPr>
          <w:color w:val="000000"/>
        </w:rPr>
        <w:t>s: A Study of PSX Listed Non-Financial Firms. </w:t>
      </w:r>
      <w:r w:rsidRPr="00B36584">
        <w:rPr>
          <w:i/>
          <w:iCs/>
          <w:color w:val="000000"/>
          <w:bdr w:val="single" w:sz="2" w:space="0" w:color="E5E7EB" w:frame="1"/>
        </w:rPr>
        <w:t>International Journal of Business and Administrative Studies</w:t>
      </w:r>
      <w:r w:rsidRPr="00B36584">
        <w:rPr>
          <w:color w:val="000000"/>
        </w:rPr>
        <w:t>, </w:t>
      </w:r>
      <w:r w:rsidRPr="00B36584">
        <w:rPr>
          <w:i/>
          <w:iCs/>
          <w:color w:val="000000"/>
          <w:bdr w:val="single" w:sz="2" w:space="0" w:color="E5E7EB" w:frame="1"/>
        </w:rPr>
        <w:t>8</w:t>
      </w:r>
      <w:r w:rsidRPr="00B36584">
        <w:rPr>
          <w:color w:val="000000"/>
        </w:rPr>
        <w:t>(2). https://doi.org/10.20469/ijbas.8.10003-2</w:t>
      </w:r>
    </w:p>
    <w:p w14:paraId="2DBBB5F7"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Jiang, C., Chen, H., &amp; Huang, Y. (2006). Capital expenditures and corporate earnings. </w:t>
      </w:r>
      <w:r w:rsidRPr="00B36584">
        <w:rPr>
          <w:i/>
          <w:iCs/>
          <w:color w:val="000000"/>
          <w:bdr w:val="single" w:sz="2" w:space="0" w:color="E5E7EB" w:frame="1"/>
        </w:rPr>
        <w:t>Managerial Finance</w:t>
      </w:r>
      <w:r w:rsidRPr="00B36584">
        <w:rPr>
          <w:color w:val="000000"/>
        </w:rPr>
        <w:t>, </w:t>
      </w:r>
      <w:r w:rsidRPr="00B36584">
        <w:rPr>
          <w:i/>
          <w:iCs/>
          <w:color w:val="000000"/>
          <w:bdr w:val="single" w:sz="2" w:space="0" w:color="E5E7EB" w:frame="1"/>
        </w:rPr>
        <w:t>32</w:t>
      </w:r>
      <w:r w:rsidRPr="00B36584">
        <w:rPr>
          <w:color w:val="000000"/>
        </w:rPr>
        <w:t>(11), 853–861. https://doi.org/10.1108/03074350610703812</w:t>
      </w:r>
    </w:p>
    <w:p w14:paraId="1540A17F"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 xml:space="preserve">Kim, S., &amp; In, F. H. (2003). The Relationship Between Financial Variables and Real Economic Activity: Evidence </w:t>
      </w:r>
      <w:proofErr w:type="gramStart"/>
      <w:r w:rsidRPr="00B36584">
        <w:rPr>
          <w:color w:val="000000"/>
        </w:rPr>
        <w:t>From</w:t>
      </w:r>
      <w:proofErr w:type="gramEnd"/>
      <w:r w:rsidRPr="00B36584">
        <w:rPr>
          <w:color w:val="000000"/>
        </w:rPr>
        <w:t xml:space="preserve"> Spectral and Wavelet Analyses. </w:t>
      </w:r>
      <w:r w:rsidRPr="00B36584">
        <w:rPr>
          <w:i/>
          <w:iCs/>
          <w:color w:val="000000"/>
          <w:bdr w:val="single" w:sz="2" w:space="0" w:color="E5E7EB" w:frame="1"/>
        </w:rPr>
        <w:t>Nonlinear Dynamics &amp; Econometrics</w:t>
      </w:r>
      <w:r w:rsidRPr="00B36584">
        <w:rPr>
          <w:color w:val="000000"/>
        </w:rPr>
        <w:t>, </w:t>
      </w:r>
      <w:r w:rsidRPr="00B36584">
        <w:rPr>
          <w:i/>
          <w:iCs/>
          <w:color w:val="000000"/>
          <w:bdr w:val="single" w:sz="2" w:space="0" w:color="E5E7EB" w:frame="1"/>
        </w:rPr>
        <w:t>7</w:t>
      </w:r>
      <w:r w:rsidRPr="00B36584">
        <w:rPr>
          <w:color w:val="000000"/>
        </w:rPr>
        <w:t>(4). https://doi.org/10.2202/1558-3708.1183</w:t>
      </w:r>
    </w:p>
    <w:p w14:paraId="6B804AAB"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proofErr w:type="spellStart"/>
      <w:r w:rsidRPr="00B36584">
        <w:rPr>
          <w:color w:val="000000"/>
        </w:rPr>
        <w:t>Leshoro</w:t>
      </w:r>
      <w:proofErr w:type="spellEnd"/>
      <w:r w:rsidRPr="00B36584">
        <w:rPr>
          <w:color w:val="000000"/>
        </w:rPr>
        <w:t xml:space="preserve">, T. L. A., &amp; </w:t>
      </w:r>
      <w:proofErr w:type="spellStart"/>
      <w:r w:rsidRPr="00B36584">
        <w:rPr>
          <w:color w:val="000000"/>
        </w:rPr>
        <w:t>Wabiga</w:t>
      </w:r>
      <w:proofErr w:type="spellEnd"/>
      <w:r w:rsidRPr="00B36584">
        <w:rPr>
          <w:color w:val="000000"/>
        </w:rPr>
        <w:t>, P. (2023). The Asymmetric Effects of Interest Rates on Private Investment in South Africa. </w:t>
      </w:r>
      <w:r w:rsidRPr="00B36584">
        <w:rPr>
          <w:i/>
          <w:iCs/>
          <w:color w:val="000000"/>
          <w:bdr w:val="single" w:sz="2" w:space="0" w:color="E5E7EB" w:frame="1"/>
        </w:rPr>
        <w:t xml:space="preserve">Acta Universitatis </w:t>
      </w:r>
      <w:proofErr w:type="spellStart"/>
      <w:r w:rsidRPr="00B36584">
        <w:rPr>
          <w:i/>
          <w:iCs/>
          <w:color w:val="000000"/>
          <w:bdr w:val="single" w:sz="2" w:space="0" w:color="E5E7EB" w:frame="1"/>
        </w:rPr>
        <w:t>Danubius</w:t>
      </w:r>
      <w:proofErr w:type="spellEnd"/>
      <w:r w:rsidRPr="00B36584">
        <w:rPr>
          <w:i/>
          <w:iCs/>
          <w:color w:val="000000"/>
          <w:bdr w:val="single" w:sz="2" w:space="0" w:color="E5E7EB" w:frame="1"/>
        </w:rPr>
        <w:t xml:space="preserve">. </w:t>
      </w:r>
      <w:proofErr w:type="spellStart"/>
      <w:r w:rsidRPr="00B36584">
        <w:rPr>
          <w:i/>
          <w:iCs/>
          <w:color w:val="000000"/>
          <w:bdr w:val="single" w:sz="2" w:space="0" w:color="E5E7EB" w:frame="1"/>
        </w:rPr>
        <w:t>Œconomica</w:t>
      </w:r>
      <w:proofErr w:type="spellEnd"/>
      <w:r w:rsidRPr="00B36584">
        <w:rPr>
          <w:color w:val="000000"/>
        </w:rPr>
        <w:t>, </w:t>
      </w:r>
      <w:r w:rsidRPr="00B36584">
        <w:rPr>
          <w:i/>
          <w:iCs/>
          <w:color w:val="000000"/>
          <w:bdr w:val="single" w:sz="2" w:space="0" w:color="E5E7EB" w:frame="1"/>
        </w:rPr>
        <w:t>19</w:t>
      </w:r>
      <w:r w:rsidRPr="00B36584">
        <w:rPr>
          <w:color w:val="000000"/>
        </w:rPr>
        <w:t>(3), 161–182. https://dj.univ-danubius.ro/index.php/AUDOE/article/view/2335</w:t>
      </w:r>
    </w:p>
    <w:p w14:paraId="33BD718A"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Levine, R. (1996). Stock Markets: A Spur to Economic Growth. In </w:t>
      </w:r>
      <w:r w:rsidRPr="00B36584">
        <w:rPr>
          <w:i/>
          <w:iCs/>
          <w:color w:val="000000"/>
          <w:bdr w:val="single" w:sz="2" w:space="0" w:color="E5E7EB" w:frame="1"/>
        </w:rPr>
        <w:t>International Monetary Fund</w:t>
      </w:r>
      <w:r w:rsidRPr="00B36584">
        <w:rPr>
          <w:color w:val="000000"/>
        </w:rPr>
        <w:t>. https://www.imf.org/external/pubs/ft/fandd/1996/03/pdf/levine.pdf</w:t>
      </w:r>
    </w:p>
    <w:p w14:paraId="05B998DF"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proofErr w:type="spellStart"/>
      <w:r w:rsidRPr="00B36584">
        <w:rPr>
          <w:color w:val="000000"/>
        </w:rPr>
        <w:t>Majanga</w:t>
      </w:r>
      <w:proofErr w:type="spellEnd"/>
      <w:r w:rsidRPr="00B36584">
        <w:rPr>
          <w:color w:val="000000"/>
        </w:rPr>
        <w:t>, B. B. (2018). Corporate CAPEX and market capitalization of firms on Malawi stock exchange: an empirical study. </w:t>
      </w:r>
      <w:r w:rsidRPr="00B36584">
        <w:rPr>
          <w:i/>
          <w:iCs/>
          <w:color w:val="000000"/>
          <w:bdr w:val="single" w:sz="2" w:space="0" w:color="E5E7EB" w:frame="1"/>
        </w:rPr>
        <w:t>Journal of Financial Reporting and Accounting</w:t>
      </w:r>
      <w:r w:rsidRPr="00B36584">
        <w:rPr>
          <w:color w:val="000000"/>
        </w:rPr>
        <w:t>, </w:t>
      </w:r>
      <w:r w:rsidRPr="00B36584">
        <w:rPr>
          <w:i/>
          <w:iCs/>
          <w:color w:val="000000"/>
          <w:bdr w:val="single" w:sz="2" w:space="0" w:color="E5E7EB" w:frame="1"/>
        </w:rPr>
        <w:t>16</w:t>
      </w:r>
      <w:r w:rsidRPr="00B36584">
        <w:rPr>
          <w:color w:val="000000"/>
        </w:rPr>
        <w:t>(1), 108–119. https://doi.org/10.1108/jfra-10-2016-0080</w:t>
      </w:r>
    </w:p>
    <w:p w14:paraId="3C2A5F68"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Mankiw, N. G. (2018). </w:t>
      </w:r>
      <w:r w:rsidRPr="00B36584">
        <w:rPr>
          <w:i/>
          <w:iCs/>
          <w:color w:val="000000"/>
          <w:bdr w:val="single" w:sz="2" w:space="0" w:color="E5E7EB" w:frame="1"/>
        </w:rPr>
        <w:t>Principles of economics</w:t>
      </w:r>
      <w:r w:rsidRPr="00B36584">
        <w:rPr>
          <w:color w:val="000000"/>
        </w:rPr>
        <w:t> (8th ed.). Cengage Learning.</w:t>
      </w:r>
    </w:p>
    <w:p w14:paraId="409ADBB1"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proofErr w:type="spellStart"/>
      <w:r w:rsidRPr="00B36584">
        <w:rPr>
          <w:color w:val="000000"/>
        </w:rPr>
        <w:t>Marhjan</w:t>
      </w:r>
      <w:proofErr w:type="spellEnd"/>
      <w:r w:rsidRPr="00B36584">
        <w:rPr>
          <w:color w:val="000000"/>
        </w:rPr>
        <w:t>, F. (n.d.). </w:t>
      </w:r>
      <w:r w:rsidRPr="00B36584">
        <w:rPr>
          <w:i/>
          <w:iCs/>
          <w:color w:val="000000"/>
          <w:bdr w:val="single" w:sz="2" w:space="0" w:color="E5E7EB" w:frame="1"/>
        </w:rPr>
        <w:t xml:space="preserve">Importance Of Stock Market </w:t>
      </w:r>
      <w:proofErr w:type="gramStart"/>
      <w:r w:rsidRPr="00B36584">
        <w:rPr>
          <w:i/>
          <w:iCs/>
          <w:color w:val="000000"/>
          <w:bdr w:val="single" w:sz="2" w:space="0" w:color="E5E7EB" w:frame="1"/>
        </w:rPr>
        <w:t>In</w:t>
      </w:r>
      <w:proofErr w:type="gramEnd"/>
      <w:r w:rsidRPr="00B36584">
        <w:rPr>
          <w:i/>
          <w:iCs/>
          <w:color w:val="000000"/>
          <w:bdr w:val="single" w:sz="2" w:space="0" w:color="E5E7EB" w:frame="1"/>
        </w:rPr>
        <w:t xml:space="preserve"> </w:t>
      </w:r>
      <w:proofErr w:type="gramStart"/>
      <w:r w:rsidRPr="00B36584">
        <w:rPr>
          <w:i/>
          <w:iCs/>
          <w:color w:val="000000"/>
          <w:bdr w:val="single" w:sz="2" w:space="0" w:color="E5E7EB" w:frame="1"/>
        </w:rPr>
        <w:t>The</w:t>
      </w:r>
      <w:proofErr w:type="gramEnd"/>
      <w:r w:rsidRPr="00B36584">
        <w:rPr>
          <w:i/>
          <w:iCs/>
          <w:color w:val="000000"/>
          <w:bdr w:val="single" w:sz="2" w:space="0" w:color="E5E7EB" w:frame="1"/>
        </w:rPr>
        <w:t xml:space="preserve"> Development </w:t>
      </w:r>
      <w:proofErr w:type="gramStart"/>
      <w:r w:rsidRPr="00B36584">
        <w:rPr>
          <w:i/>
          <w:iCs/>
          <w:color w:val="000000"/>
          <w:bdr w:val="single" w:sz="2" w:space="0" w:color="E5E7EB" w:frame="1"/>
        </w:rPr>
        <w:t>Of</w:t>
      </w:r>
      <w:proofErr w:type="gramEnd"/>
      <w:r w:rsidRPr="00B36584">
        <w:rPr>
          <w:i/>
          <w:iCs/>
          <w:color w:val="000000"/>
          <w:bdr w:val="single" w:sz="2" w:space="0" w:color="E5E7EB" w:frame="1"/>
        </w:rPr>
        <w:t xml:space="preserve"> Economy</w:t>
      </w:r>
      <w:r w:rsidRPr="00B36584">
        <w:rPr>
          <w:color w:val="000000"/>
        </w:rPr>
        <w:t xml:space="preserve">. </w:t>
      </w:r>
      <w:proofErr w:type="spellStart"/>
      <w:proofErr w:type="gramStart"/>
      <w:r w:rsidRPr="00B36584">
        <w:rPr>
          <w:color w:val="000000"/>
        </w:rPr>
        <w:t>Investopaper</w:t>
      </w:r>
      <w:proofErr w:type="spellEnd"/>
      <w:proofErr w:type="gramEnd"/>
      <w:r w:rsidRPr="00B36584">
        <w:rPr>
          <w:color w:val="000000"/>
        </w:rPr>
        <w:t>. Retrieved November 30, 2023, from https://www.investopaper.com/news/importance-of-stock-market-in-the-development-of-economy/</w:t>
      </w:r>
    </w:p>
    <w:p w14:paraId="0FEAF703" w14:textId="020B5C32"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proofErr w:type="spellStart"/>
      <w:r w:rsidRPr="00B36584">
        <w:rPr>
          <w:color w:val="000000"/>
        </w:rPr>
        <w:t>Mulyanti</w:t>
      </w:r>
      <w:proofErr w:type="spellEnd"/>
      <w:r w:rsidRPr="00B36584">
        <w:rPr>
          <w:color w:val="000000"/>
        </w:rPr>
        <w:t xml:space="preserve">, S. Y., </w:t>
      </w:r>
      <w:proofErr w:type="spellStart"/>
      <w:r w:rsidRPr="00B36584">
        <w:rPr>
          <w:color w:val="000000"/>
        </w:rPr>
        <w:t>Anggraeni</w:t>
      </w:r>
      <w:proofErr w:type="spellEnd"/>
      <w:r w:rsidRPr="00B36584">
        <w:rPr>
          <w:color w:val="000000"/>
        </w:rPr>
        <w:t xml:space="preserve">, L., &amp; </w:t>
      </w:r>
      <w:proofErr w:type="spellStart"/>
      <w:r w:rsidRPr="00B36584">
        <w:rPr>
          <w:color w:val="000000"/>
        </w:rPr>
        <w:t>Sasongko</w:t>
      </w:r>
      <w:proofErr w:type="spellEnd"/>
      <w:r w:rsidRPr="00B36584">
        <w:rPr>
          <w:color w:val="000000"/>
        </w:rPr>
        <w:t>, H. (2019). FINANCIAL DISTRESS, MAC</w:t>
      </w:r>
      <w:r w:rsidR="00AD7D2B" w:rsidRPr="00B36584">
        <w:rPr>
          <w:color w:val="000000"/>
        </w:rPr>
        <w:t>ROAE</w:t>
      </w:r>
      <w:r w:rsidRPr="00B36584">
        <w:rPr>
          <w:color w:val="000000"/>
        </w:rPr>
        <w:t xml:space="preserve">CONOMIC FACTORS AND ITS EFFECT TOWARDS </w:t>
      </w:r>
      <w:r w:rsidR="0066679A" w:rsidRPr="00B36584">
        <w:rPr>
          <w:color w:val="000000"/>
        </w:rPr>
        <w:t>SP</w:t>
      </w:r>
      <w:r w:rsidRPr="00B36584">
        <w:rPr>
          <w:color w:val="000000"/>
        </w:rPr>
        <w:t xml:space="preserve"> IN MINING COMPANIES OPERATING IN THE COAL SUBSECTOR REGISTERED IN </w:t>
      </w:r>
      <w:r w:rsidRPr="00B36584">
        <w:rPr>
          <w:color w:val="000000"/>
        </w:rPr>
        <w:lastRenderedPageBreak/>
        <w:t>INDONESIA STOCK EXCHANGE FOR PERIOD OF 2013-2017. </w:t>
      </w:r>
      <w:r w:rsidRPr="00B36584">
        <w:rPr>
          <w:i/>
          <w:iCs/>
          <w:color w:val="000000"/>
          <w:bdr w:val="single" w:sz="2" w:space="0" w:color="E5E7EB" w:frame="1"/>
        </w:rPr>
        <w:t>Russian Journal of Agricultural and Socio-Economic Sciences</w:t>
      </w:r>
      <w:r w:rsidRPr="00B36584">
        <w:rPr>
          <w:color w:val="000000"/>
        </w:rPr>
        <w:t>, </w:t>
      </w:r>
      <w:r w:rsidRPr="00B36584">
        <w:rPr>
          <w:i/>
          <w:iCs/>
          <w:color w:val="000000"/>
          <w:bdr w:val="single" w:sz="2" w:space="0" w:color="E5E7EB" w:frame="1"/>
        </w:rPr>
        <w:t>92</w:t>
      </w:r>
      <w:r w:rsidRPr="00B36584">
        <w:rPr>
          <w:color w:val="000000"/>
        </w:rPr>
        <w:t>(8), 78–88. https://doi.org/10.18551/rjoas.2019-08.09</w:t>
      </w:r>
    </w:p>
    <w:p w14:paraId="4412DC2C" w14:textId="0FF20CC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proofErr w:type="spellStart"/>
      <w:r w:rsidRPr="00B36584">
        <w:rPr>
          <w:color w:val="000000"/>
        </w:rPr>
        <w:t>Nasseh</w:t>
      </w:r>
      <w:proofErr w:type="spellEnd"/>
      <w:r w:rsidRPr="00B36584">
        <w:rPr>
          <w:color w:val="000000"/>
        </w:rPr>
        <w:t xml:space="preserve">, A., &amp; Strauss, J. (2000). </w:t>
      </w:r>
      <w:r w:rsidR="0066679A" w:rsidRPr="00B36584">
        <w:rPr>
          <w:color w:val="000000"/>
        </w:rPr>
        <w:t>SP</w:t>
      </w:r>
      <w:r w:rsidRPr="00B36584">
        <w:rPr>
          <w:color w:val="000000"/>
        </w:rPr>
        <w:t xml:space="preserve">s and domestic and international </w:t>
      </w:r>
      <w:proofErr w:type="spellStart"/>
      <w:r w:rsidRPr="00B36584">
        <w:rPr>
          <w:color w:val="000000"/>
        </w:rPr>
        <w:t>mac</w:t>
      </w:r>
      <w:r w:rsidR="00AD7D2B" w:rsidRPr="00B36584">
        <w:rPr>
          <w:color w:val="000000"/>
        </w:rPr>
        <w:t>ROAE</w:t>
      </w:r>
      <w:r w:rsidRPr="00B36584">
        <w:rPr>
          <w:color w:val="000000"/>
        </w:rPr>
        <w:t>conomic</w:t>
      </w:r>
      <w:proofErr w:type="spellEnd"/>
      <w:r w:rsidRPr="00B36584">
        <w:rPr>
          <w:color w:val="000000"/>
        </w:rPr>
        <w:t xml:space="preserve"> activity: a cointegration </w:t>
      </w:r>
      <w:proofErr w:type="spellStart"/>
      <w:r w:rsidRPr="00B36584">
        <w:rPr>
          <w:color w:val="000000"/>
        </w:rPr>
        <w:t>app</w:t>
      </w:r>
      <w:r w:rsidR="0066679A" w:rsidRPr="00B36584">
        <w:rPr>
          <w:color w:val="000000"/>
        </w:rPr>
        <w:t>ROAA</w:t>
      </w:r>
      <w:r w:rsidRPr="00B36584">
        <w:rPr>
          <w:color w:val="000000"/>
        </w:rPr>
        <w:t>ch</w:t>
      </w:r>
      <w:proofErr w:type="spellEnd"/>
      <w:r w:rsidRPr="00B36584">
        <w:rPr>
          <w:color w:val="000000"/>
        </w:rPr>
        <w:t>. </w:t>
      </w:r>
      <w:r w:rsidRPr="00B36584">
        <w:rPr>
          <w:i/>
          <w:iCs/>
          <w:color w:val="000000"/>
          <w:bdr w:val="single" w:sz="2" w:space="0" w:color="E5E7EB" w:frame="1"/>
        </w:rPr>
        <w:t>The Quarterly Review of Economics and Finance</w:t>
      </w:r>
      <w:r w:rsidRPr="00B36584">
        <w:rPr>
          <w:color w:val="000000"/>
        </w:rPr>
        <w:t>, </w:t>
      </w:r>
      <w:r w:rsidRPr="00B36584">
        <w:rPr>
          <w:i/>
          <w:iCs/>
          <w:color w:val="000000"/>
          <w:bdr w:val="single" w:sz="2" w:space="0" w:color="E5E7EB" w:frame="1"/>
        </w:rPr>
        <w:t>40</w:t>
      </w:r>
      <w:r w:rsidRPr="00B36584">
        <w:rPr>
          <w:color w:val="000000"/>
        </w:rPr>
        <w:t>(2), 229–245. https://doi.org/10.1016/s1062-9769(99)00054-x</w:t>
      </w:r>
    </w:p>
    <w:p w14:paraId="229552A9"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Nguyen, T. (2019). </w:t>
      </w:r>
      <w:r w:rsidRPr="00B36584">
        <w:rPr>
          <w:i/>
          <w:iCs/>
          <w:color w:val="000000"/>
          <w:bdr w:val="single" w:sz="2" w:space="0" w:color="E5E7EB" w:frame="1"/>
        </w:rPr>
        <w:t>STOCK MARKET AND ECONOMIC GROWTH IN VIETNAM</w:t>
      </w:r>
      <w:r w:rsidRPr="00B36584">
        <w:rPr>
          <w:color w:val="000000"/>
        </w:rPr>
        <w:t>. https://clok.uclan.ac.uk/34355/1/34355%20Hoan%2C%20Nguyen%2C%20PhD%20Thesis.pdf</w:t>
      </w:r>
    </w:p>
    <w:p w14:paraId="5590EC98" w14:textId="74E89C45"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 xml:space="preserve">Singh, T., Mehta, S., &amp; Varsha, M. S. (2011). </w:t>
      </w:r>
      <w:proofErr w:type="spellStart"/>
      <w:r w:rsidRPr="00B36584">
        <w:rPr>
          <w:color w:val="000000"/>
        </w:rPr>
        <w:t>Mac</w:t>
      </w:r>
      <w:r w:rsidR="00AD7D2B" w:rsidRPr="00B36584">
        <w:rPr>
          <w:color w:val="000000"/>
        </w:rPr>
        <w:t>ROAE</w:t>
      </w:r>
      <w:r w:rsidRPr="00B36584">
        <w:rPr>
          <w:color w:val="000000"/>
        </w:rPr>
        <w:t>conomic</w:t>
      </w:r>
      <w:proofErr w:type="spellEnd"/>
      <w:r w:rsidRPr="00B36584">
        <w:rPr>
          <w:color w:val="000000"/>
        </w:rPr>
        <w:t xml:space="preserve"> factors and stock returns: Evidence from Taiwan. </w:t>
      </w:r>
      <w:r w:rsidRPr="00B36584">
        <w:rPr>
          <w:i/>
          <w:iCs/>
          <w:color w:val="000000"/>
          <w:bdr w:val="single" w:sz="2" w:space="0" w:color="E5E7EB" w:frame="1"/>
        </w:rPr>
        <w:t>Journal of Economics and International Finance</w:t>
      </w:r>
      <w:r w:rsidRPr="00B36584">
        <w:rPr>
          <w:color w:val="000000"/>
        </w:rPr>
        <w:t>, </w:t>
      </w:r>
      <w:r w:rsidRPr="00B36584">
        <w:rPr>
          <w:i/>
          <w:iCs/>
          <w:color w:val="000000"/>
          <w:bdr w:val="single" w:sz="2" w:space="0" w:color="E5E7EB" w:frame="1"/>
        </w:rPr>
        <w:t>3</w:t>
      </w:r>
      <w:r w:rsidRPr="00B36584">
        <w:rPr>
          <w:color w:val="000000"/>
        </w:rPr>
        <w:t>(4), 217–227. https://doi.org/10.5897/JEIF.9000077</w:t>
      </w:r>
    </w:p>
    <w:p w14:paraId="33D15CD6" w14:textId="13E4D454"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Srinivasan, P. (2012). </w:t>
      </w:r>
      <w:r w:rsidRPr="00B36584">
        <w:rPr>
          <w:i/>
          <w:iCs/>
          <w:color w:val="000000"/>
          <w:bdr w:val="single" w:sz="2" w:space="0" w:color="E5E7EB" w:frame="1"/>
        </w:rPr>
        <w:t xml:space="preserve">Determinants of Equity Share Prices in India: A Panel Data </w:t>
      </w:r>
      <w:proofErr w:type="spellStart"/>
      <w:r w:rsidRPr="00B36584">
        <w:rPr>
          <w:i/>
          <w:iCs/>
          <w:color w:val="000000"/>
          <w:bdr w:val="single" w:sz="2" w:space="0" w:color="E5E7EB" w:frame="1"/>
        </w:rPr>
        <w:t>App</w:t>
      </w:r>
      <w:r w:rsidR="0066679A" w:rsidRPr="00B36584">
        <w:rPr>
          <w:i/>
          <w:iCs/>
          <w:color w:val="000000"/>
          <w:bdr w:val="single" w:sz="2" w:space="0" w:color="E5E7EB" w:frame="1"/>
        </w:rPr>
        <w:t>ROAA</w:t>
      </w:r>
      <w:r w:rsidRPr="00B36584">
        <w:rPr>
          <w:i/>
          <w:iCs/>
          <w:color w:val="000000"/>
          <w:bdr w:val="single" w:sz="2" w:space="0" w:color="E5E7EB" w:frame="1"/>
        </w:rPr>
        <w:t>ch</w:t>
      </w:r>
      <w:proofErr w:type="spellEnd"/>
      <w:r w:rsidRPr="00B36584">
        <w:rPr>
          <w:color w:val="000000"/>
        </w:rPr>
        <w:t>.</w:t>
      </w:r>
    </w:p>
    <w:p w14:paraId="01E33A83"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proofErr w:type="spellStart"/>
      <w:r w:rsidRPr="00B36584">
        <w:rPr>
          <w:color w:val="000000"/>
        </w:rPr>
        <w:t>Stracca</w:t>
      </w:r>
      <w:proofErr w:type="spellEnd"/>
      <w:r w:rsidRPr="00B36584">
        <w:rPr>
          <w:color w:val="000000"/>
        </w:rPr>
        <w:t xml:space="preserve">, L. (2003). The Functional Form </w:t>
      </w:r>
      <w:proofErr w:type="gramStart"/>
      <w:r w:rsidRPr="00B36584">
        <w:rPr>
          <w:color w:val="000000"/>
        </w:rPr>
        <w:t>Of</w:t>
      </w:r>
      <w:proofErr w:type="gramEnd"/>
      <w:r w:rsidRPr="00B36584">
        <w:rPr>
          <w:color w:val="000000"/>
        </w:rPr>
        <w:t xml:space="preserve"> </w:t>
      </w:r>
      <w:proofErr w:type="gramStart"/>
      <w:r w:rsidRPr="00B36584">
        <w:rPr>
          <w:color w:val="000000"/>
        </w:rPr>
        <w:t>The</w:t>
      </w:r>
      <w:proofErr w:type="gramEnd"/>
      <w:r w:rsidRPr="00B36584">
        <w:rPr>
          <w:color w:val="000000"/>
        </w:rPr>
        <w:t xml:space="preserve"> Demand </w:t>
      </w:r>
      <w:proofErr w:type="gramStart"/>
      <w:r w:rsidRPr="00B36584">
        <w:rPr>
          <w:color w:val="000000"/>
        </w:rPr>
        <w:t>For</w:t>
      </w:r>
      <w:proofErr w:type="gramEnd"/>
      <w:r w:rsidRPr="00B36584">
        <w:rPr>
          <w:color w:val="000000"/>
        </w:rPr>
        <w:t xml:space="preserve"> Euro Area M1. </w:t>
      </w:r>
      <w:r w:rsidRPr="00B36584">
        <w:rPr>
          <w:i/>
          <w:iCs/>
          <w:color w:val="000000"/>
          <w:bdr w:val="single" w:sz="2" w:space="0" w:color="E5E7EB" w:frame="1"/>
        </w:rPr>
        <w:t>The Manchester School</w:t>
      </w:r>
      <w:r w:rsidRPr="00B36584">
        <w:rPr>
          <w:color w:val="000000"/>
        </w:rPr>
        <w:t>, </w:t>
      </w:r>
      <w:r w:rsidRPr="00B36584">
        <w:rPr>
          <w:i/>
          <w:iCs/>
          <w:color w:val="000000"/>
          <w:bdr w:val="single" w:sz="2" w:space="0" w:color="E5E7EB" w:frame="1"/>
        </w:rPr>
        <w:t>71</w:t>
      </w:r>
      <w:r w:rsidRPr="00B36584">
        <w:rPr>
          <w:color w:val="000000"/>
        </w:rPr>
        <w:t>(2), 172–204. https://doi.org/10.1111/1467-9957.00342</w:t>
      </w:r>
    </w:p>
    <w:p w14:paraId="054872FC"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The World Bank. (n.d.). </w:t>
      </w:r>
      <w:r w:rsidRPr="00B36584">
        <w:rPr>
          <w:i/>
          <w:iCs/>
          <w:color w:val="000000"/>
          <w:bdr w:val="single" w:sz="2" w:space="0" w:color="E5E7EB" w:frame="1"/>
        </w:rPr>
        <w:t>GDP (current US$) - Vietnam</w:t>
      </w:r>
      <w:r w:rsidRPr="00B36584">
        <w:rPr>
          <w:color w:val="000000"/>
        </w:rPr>
        <w:t>. The World Bank; The World Bank. Retrieved November 22, 2023, from https://data.worldbank.org/indicator/NY.GDP.MKTP.CD?locations=VN</w:t>
      </w:r>
    </w:p>
    <w:p w14:paraId="476FD449" w14:textId="48794584"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i/>
          <w:iCs/>
          <w:color w:val="000000"/>
          <w:bdr w:val="single" w:sz="2" w:space="0" w:color="E5E7EB" w:frame="1"/>
        </w:rPr>
        <w:t xml:space="preserve">Vietnam- </w:t>
      </w:r>
      <w:r w:rsidR="00AD7D2B" w:rsidRPr="00B36584">
        <w:rPr>
          <w:i/>
          <w:iCs/>
          <w:color w:val="000000"/>
          <w:bdr w:val="single" w:sz="2" w:space="0" w:color="E5E7EB" w:frame="1"/>
        </w:rPr>
        <w:t>INF</w:t>
      </w:r>
      <w:r w:rsidRPr="00B36584">
        <w:rPr>
          <w:i/>
          <w:iCs/>
          <w:color w:val="000000"/>
          <w:bdr w:val="single" w:sz="2" w:space="0" w:color="E5E7EB" w:frame="1"/>
        </w:rPr>
        <w:t xml:space="preserve"> 2028</w:t>
      </w:r>
      <w:r w:rsidRPr="00B36584">
        <w:rPr>
          <w:color w:val="000000"/>
        </w:rPr>
        <w:t>. (n.d.). Statista. Retrieved November 30, 2023, from https://www.statista.com/statistics/444749/inflation-rate-in-vietnam/?fbclid=IwAR0pal0eXrC9SiDEFkSJOUO7OXzWUmxykq_pbonG3VMFHGObwe29XtU-3VI</w:t>
      </w:r>
    </w:p>
    <w:p w14:paraId="282FE1D5" w14:textId="77777777" w:rsidR="00930956"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Zhou, C., Wu, C., Li, D., &amp; Chen, Z. (2012). Insurance Stock Returns and Economic Growth. </w:t>
      </w:r>
      <w:r w:rsidRPr="00B36584">
        <w:rPr>
          <w:i/>
          <w:iCs/>
          <w:color w:val="000000"/>
          <w:bdr w:val="single" w:sz="2" w:space="0" w:color="E5E7EB" w:frame="1"/>
        </w:rPr>
        <w:t>The Geneva Papers on Risk and Insurance - Issues and Practice</w:t>
      </w:r>
      <w:r w:rsidRPr="00B36584">
        <w:rPr>
          <w:color w:val="000000"/>
        </w:rPr>
        <w:t>, </w:t>
      </w:r>
      <w:r w:rsidRPr="00B36584">
        <w:rPr>
          <w:i/>
          <w:iCs/>
          <w:color w:val="000000"/>
          <w:bdr w:val="single" w:sz="2" w:space="0" w:color="E5E7EB" w:frame="1"/>
        </w:rPr>
        <w:t>37</w:t>
      </w:r>
      <w:r w:rsidRPr="00B36584">
        <w:rPr>
          <w:color w:val="000000"/>
        </w:rPr>
        <w:t>(3), 405–428. https://doi.org/10.1057/gpp.2012.22</w:t>
      </w:r>
    </w:p>
    <w:p w14:paraId="52842879" w14:textId="2E3DDEFF" w:rsidR="002F52D3" w:rsidRPr="00B36584" w:rsidRDefault="00930956" w:rsidP="00B36584">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uto"/>
        <w:ind w:left="720" w:hanging="720"/>
        <w:jc w:val="both"/>
        <w:rPr>
          <w:color w:val="000000"/>
        </w:rPr>
      </w:pPr>
      <w:r w:rsidRPr="00B36584">
        <w:rPr>
          <w:color w:val="000000"/>
        </w:rPr>
        <w:t xml:space="preserve">Zhu, G., Hu, W., Che, S., &amp; Yang, D. (2020). </w:t>
      </w:r>
      <w:r w:rsidR="0066679A" w:rsidRPr="00B36584">
        <w:rPr>
          <w:color w:val="000000"/>
        </w:rPr>
        <w:t>SP</w:t>
      </w:r>
      <w:r w:rsidRPr="00B36584">
        <w:rPr>
          <w:color w:val="000000"/>
        </w:rPr>
        <w:t xml:space="preserve"> Volatility, Equity Balance and Corporate M&amp;A. In </w:t>
      </w:r>
      <w:r w:rsidRPr="00B36584">
        <w:rPr>
          <w:i/>
          <w:iCs/>
          <w:color w:val="000000"/>
          <w:bdr w:val="single" w:sz="2" w:space="0" w:color="E5E7EB" w:frame="1"/>
        </w:rPr>
        <w:t xml:space="preserve">IEEE </w:t>
      </w:r>
      <w:proofErr w:type="gramStart"/>
      <w:r w:rsidRPr="00B36584">
        <w:rPr>
          <w:i/>
          <w:iCs/>
          <w:color w:val="000000"/>
          <w:bdr w:val="single" w:sz="2" w:space="0" w:color="E5E7EB" w:frame="1"/>
        </w:rPr>
        <w:t>Xplore </w:t>
      </w:r>
      <w:r w:rsidRPr="00B36584">
        <w:rPr>
          <w:color w:val="000000"/>
        </w:rPr>
        <w:t>.</w:t>
      </w:r>
      <w:proofErr w:type="gramEnd"/>
      <w:r w:rsidRPr="00B36584">
        <w:rPr>
          <w:color w:val="000000"/>
        </w:rPr>
        <w:t xml:space="preserve"> IEEE. </w:t>
      </w:r>
      <w:bookmarkStart w:id="155" w:name="_3ot3kdeentsz" w:colFirst="0" w:colLast="0"/>
      <w:bookmarkEnd w:id="155"/>
      <w:ins w:id="156" w:author="Microsoft Word" w:date="2023-12-01T17:42:00Z">
        <w:r w:rsidR="00262ED2" w:rsidRPr="00B36584">
          <w:fldChar w:fldCharType="begin"/>
        </w:r>
        <w:r w:rsidR="00262ED2" w:rsidRPr="00B36584">
          <w:instrText>HYPERLINK "https://ieeexplore-ieee-org.ezproxy.uws.edu.au/document/9188929"</w:instrText>
        </w:r>
        <w:r w:rsidR="00262ED2" w:rsidRPr="00B36584">
          <w:fldChar w:fldCharType="separate"/>
        </w:r>
        <w:r w:rsidR="00262ED2" w:rsidRPr="00B36584">
          <w:rPr>
            <w:rStyle w:val="Hyperlink"/>
          </w:rPr>
          <w:t>https://ieeexplore-ieee-org.ezproxy.uws.edu.au/document/9188929</w:t>
        </w:r>
        <w:r w:rsidR="00262ED2" w:rsidRPr="00B36584">
          <w:fldChar w:fldCharType="end"/>
        </w:r>
      </w:ins>
      <w:hyperlink r:id="rId16" w:history="1">
        <w:r w:rsidR="00BC3198" w:rsidRPr="00B36584">
          <w:rPr>
            <w:rStyle w:val="Hyperlink"/>
          </w:rPr>
          <w:t>https://ieeexplore-ieee-org.ezproxy.uws.edu.au/document/9188929</w:t>
        </w:r>
      </w:hyperlink>
      <w:r w:rsidRPr="00B36584">
        <w:rPr>
          <w:sz w:val="28"/>
          <w:szCs w:val="28"/>
        </w:rPr>
        <w:t>Appendices</w:t>
      </w:r>
    </w:p>
    <w:p w14:paraId="34644D3A" w14:textId="61FEFF36" w:rsidR="00AB784F" w:rsidRPr="00B36584" w:rsidRDefault="392F6A62" w:rsidP="00B36584">
      <w:pPr>
        <w:pStyle w:val="Heading1"/>
        <w:spacing w:line="360" w:lineRule="auto"/>
        <w:rPr>
          <w:rFonts w:cs="Times New Roman"/>
        </w:rPr>
      </w:pPr>
      <w:bookmarkStart w:id="157" w:name="_Toc152346222"/>
      <w:bookmarkStart w:id="158" w:name="_Toc152356709"/>
      <w:bookmarkStart w:id="159" w:name="_Toc152356974"/>
      <w:r w:rsidRPr="00B36584">
        <w:rPr>
          <w:rFonts w:cs="Times New Roman"/>
        </w:rPr>
        <w:lastRenderedPageBreak/>
        <w:t>Appendices</w:t>
      </w:r>
      <w:bookmarkEnd w:id="157"/>
      <w:bookmarkEnd w:id="158"/>
      <w:bookmarkEnd w:id="159"/>
    </w:p>
    <w:p w14:paraId="33F23883" w14:textId="3D9A35A3" w:rsidR="00930956" w:rsidRPr="00B36584" w:rsidRDefault="392F6A62" w:rsidP="00B36584">
      <w:pPr>
        <w:pStyle w:val="Heading2"/>
        <w:numPr>
          <w:ilvl w:val="0"/>
          <w:numId w:val="16"/>
        </w:numPr>
        <w:rPr>
          <w:rFonts w:cs="Times New Roman"/>
        </w:rPr>
      </w:pPr>
      <w:bookmarkStart w:id="160" w:name="_Toc152346223"/>
      <w:bookmarkStart w:id="161" w:name="_Toc152356710"/>
      <w:bookmarkStart w:id="162" w:name="_Toc152356975"/>
      <w:r w:rsidRPr="00B36584">
        <w:rPr>
          <w:rFonts w:cs="Times New Roman"/>
        </w:rPr>
        <w:t>Appendix 01: The correlation matrix between independent variables (Source: Author’s calculation by Stata)</w:t>
      </w:r>
      <w:bookmarkEnd w:id="160"/>
      <w:bookmarkEnd w:id="161"/>
      <w:bookmarkEnd w:id="162"/>
    </w:p>
    <w:tbl>
      <w:tblPr>
        <w:tblpPr w:leftFromText="180" w:rightFromText="180" w:topFromText="180" w:bottomFromText="180" w:vertAnchor="text" w:tblpX="-810"/>
        <w:tblW w:w="109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60"/>
        <w:gridCol w:w="930"/>
        <w:gridCol w:w="930"/>
        <w:gridCol w:w="915"/>
        <w:gridCol w:w="900"/>
        <w:gridCol w:w="900"/>
        <w:gridCol w:w="975"/>
        <w:gridCol w:w="870"/>
        <w:gridCol w:w="915"/>
        <w:gridCol w:w="915"/>
        <w:gridCol w:w="900"/>
        <w:gridCol w:w="885"/>
      </w:tblGrid>
      <w:tr w:rsidR="009A2A41" w:rsidRPr="00B36584" w14:paraId="65602383" w14:textId="77777777" w:rsidTr="00D82838">
        <w:trPr>
          <w:trHeight w:val="306"/>
        </w:trPr>
        <w:tc>
          <w:tcPr>
            <w:tcW w:w="960" w:type="dxa"/>
            <w:vAlign w:val="center"/>
          </w:tcPr>
          <w:p w14:paraId="44B2171F"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30" w:type="dxa"/>
            <w:vAlign w:val="center"/>
          </w:tcPr>
          <w:p w14:paraId="7F2DC7E4"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w:t>
            </w:r>
          </w:p>
        </w:tc>
        <w:tc>
          <w:tcPr>
            <w:tcW w:w="930" w:type="dxa"/>
            <w:vAlign w:val="center"/>
          </w:tcPr>
          <w:p w14:paraId="1A5A688C"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infla</w:t>
            </w:r>
            <w:proofErr w:type="spellEnd"/>
          </w:p>
        </w:tc>
        <w:tc>
          <w:tcPr>
            <w:tcW w:w="915" w:type="dxa"/>
            <w:vAlign w:val="center"/>
          </w:tcPr>
          <w:p w14:paraId="196979EF"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lngdp</w:t>
            </w:r>
            <w:proofErr w:type="spellEnd"/>
          </w:p>
        </w:tc>
        <w:tc>
          <w:tcPr>
            <w:tcW w:w="900" w:type="dxa"/>
            <w:vAlign w:val="center"/>
          </w:tcPr>
          <w:p w14:paraId="7E778CB4"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lnm1</w:t>
            </w:r>
          </w:p>
        </w:tc>
        <w:tc>
          <w:tcPr>
            <w:tcW w:w="900" w:type="dxa"/>
            <w:vAlign w:val="center"/>
          </w:tcPr>
          <w:p w14:paraId="4B5DCF26"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lnrev</w:t>
            </w:r>
            <w:proofErr w:type="spellEnd"/>
          </w:p>
        </w:tc>
        <w:tc>
          <w:tcPr>
            <w:tcW w:w="975" w:type="dxa"/>
            <w:vAlign w:val="center"/>
          </w:tcPr>
          <w:p w14:paraId="68E0C516"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lncapex</w:t>
            </w:r>
            <w:proofErr w:type="spellEnd"/>
          </w:p>
        </w:tc>
        <w:tc>
          <w:tcPr>
            <w:tcW w:w="870" w:type="dxa"/>
            <w:vAlign w:val="center"/>
          </w:tcPr>
          <w:p w14:paraId="11F5C67F"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eps</w:t>
            </w:r>
          </w:p>
        </w:tc>
        <w:tc>
          <w:tcPr>
            <w:tcW w:w="915" w:type="dxa"/>
            <w:vAlign w:val="center"/>
          </w:tcPr>
          <w:p w14:paraId="1CCCA006" w14:textId="5184982C"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bm</w:t>
            </w:r>
          </w:p>
        </w:tc>
        <w:tc>
          <w:tcPr>
            <w:tcW w:w="915" w:type="dxa"/>
            <w:vAlign w:val="center"/>
          </w:tcPr>
          <w:p w14:paraId="7123CE42"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ma</w:t>
            </w:r>
          </w:p>
        </w:tc>
        <w:tc>
          <w:tcPr>
            <w:tcW w:w="900" w:type="dxa"/>
            <w:vAlign w:val="center"/>
          </w:tcPr>
          <w:p w14:paraId="05ACB024" w14:textId="5272A970" w:rsidR="002F52D3" w:rsidRPr="00B36584" w:rsidRDefault="00AD7D2B"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ROAE</w:t>
            </w:r>
          </w:p>
        </w:tc>
        <w:tc>
          <w:tcPr>
            <w:tcW w:w="885" w:type="dxa"/>
            <w:vAlign w:val="center"/>
          </w:tcPr>
          <w:p w14:paraId="4CEE19C9" w14:textId="70F38918" w:rsidR="002F52D3" w:rsidRPr="00B36584" w:rsidRDefault="0066679A"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ROAA</w:t>
            </w:r>
          </w:p>
        </w:tc>
      </w:tr>
      <w:tr w:rsidR="009A2A41" w:rsidRPr="00B36584" w14:paraId="635C57DF" w14:textId="77777777" w:rsidTr="00D82838">
        <w:trPr>
          <w:trHeight w:val="102"/>
        </w:trPr>
        <w:tc>
          <w:tcPr>
            <w:tcW w:w="960" w:type="dxa"/>
            <w:vAlign w:val="center"/>
          </w:tcPr>
          <w:p w14:paraId="343F3D38"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w:t>
            </w:r>
          </w:p>
        </w:tc>
        <w:tc>
          <w:tcPr>
            <w:tcW w:w="930" w:type="dxa"/>
            <w:vAlign w:val="center"/>
          </w:tcPr>
          <w:p w14:paraId="791C6502"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c>
          <w:tcPr>
            <w:tcW w:w="930" w:type="dxa"/>
            <w:vAlign w:val="center"/>
          </w:tcPr>
          <w:p w14:paraId="515BEB7F"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4E664505"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4472C182"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01767943"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75" w:type="dxa"/>
            <w:vAlign w:val="center"/>
          </w:tcPr>
          <w:p w14:paraId="3916BB6F"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70" w:type="dxa"/>
            <w:vAlign w:val="center"/>
          </w:tcPr>
          <w:p w14:paraId="38215EBA"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733BDCDC"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5A94D536"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1AC46B09"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85" w:type="dxa"/>
            <w:vAlign w:val="center"/>
          </w:tcPr>
          <w:p w14:paraId="7C4AF9C1"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r>
      <w:tr w:rsidR="009A2A41" w:rsidRPr="00B36584" w14:paraId="71B85AD9" w14:textId="77777777" w:rsidTr="00D82838">
        <w:trPr>
          <w:trHeight w:val="17"/>
        </w:trPr>
        <w:tc>
          <w:tcPr>
            <w:tcW w:w="960" w:type="dxa"/>
            <w:vAlign w:val="center"/>
          </w:tcPr>
          <w:p w14:paraId="68A40277"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infla</w:t>
            </w:r>
            <w:proofErr w:type="spellEnd"/>
          </w:p>
        </w:tc>
        <w:tc>
          <w:tcPr>
            <w:tcW w:w="930" w:type="dxa"/>
            <w:vAlign w:val="center"/>
          </w:tcPr>
          <w:p w14:paraId="76FF841E"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-0.36</w:t>
            </w:r>
          </w:p>
        </w:tc>
        <w:tc>
          <w:tcPr>
            <w:tcW w:w="930" w:type="dxa"/>
            <w:vAlign w:val="center"/>
          </w:tcPr>
          <w:p w14:paraId="437C5A86"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c>
          <w:tcPr>
            <w:tcW w:w="915" w:type="dxa"/>
            <w:vAlign w:val="center"/>
          </w:tcPr>
          <w:p w14:paraId="14A9A89D"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4BB65205"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2C75727E"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75" w:type="dxa"/>
            <w:vAlign w:val="center"/>
          </w:tcPr>
          <w:p w14:paraId="30B61C19"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70" w:type="dxa"/>
            <w:vAlign w:val="center"/>
          </w:tcPr>
          <w:p w14:paraId="5560BA21"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7AD17607"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50A9D5EA"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1E805717"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85" w:type="dxa"/>
            <w:vAlign w:val="center"/>
          </w:tcPr>
          <w:p w14:paraId="3C99C21B"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r>
      <w:tr w:rsidR="009A2A41" w:rsidRPr="00B36584" w14:paraId="598FB358" w14:textId="77777777" w:rsidTr="00D82838">
        <w:trPr>
          <w:trHeight w:val="381"/>
        </w:trPr>
        <w:tc>
          <w:tcPr>
            <w:tcW w:w="960" w:type="dxa"/>
            <w:vAlign w:val="center"/>
          </w:tcPr>
          <w:p w14:paraId="48823D41"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lngdp</w:t>
            </w:r>
            <w:proofErr w:type="spellEnd"/>
          </w:p>
        </w:tc>
        <w:tc>
          <w:tcPr>
            <w:tcW w:w="930" w:type="dxa"/>
            <w:vAlign w:val="center"/>
          </w:tcPr>
          <w:p w14:paraId="64447C9B" w14:textId="1B0DAB0A"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-0.21</w:t>
            </w:r>
          </w:p>
        </w:tc>
        <w:tc>
          <w:tcPr>
            <w:tcW w:w="930" w:type="dxa"/>
            <w:vAlign w:val="center"/>
          </w:tcPr>
          <w:p w14:paraId="326D2B63"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-0.58</w:t>
            </w:r>
          </w:p>
        </w:tc>
        <w:tc>
          <w:tcPr>
            <w:tcW w:w="915" w:type="dxa"/>
            <w:vAlign w:val="center"/>
          </w:tcPr>
          <w:p w14:paraId="21265014"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c>
          <w:tcPr>
            <w:tcW w:w="900" w:type="dxa"/>
            <w:vAlign w:val="center"/>
          </w:tcPr>
          <w:p w14:paraId="55DAE44F"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49758AC2"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75" w:type="dxa"/>
            <w:vAlign w:val="center"/>
          </w:tcPr>
          <w:p w14:paraId="3D590912"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70" w:type="dxa"/>
            <w:vAlign w:val="center"/>
          </w:tcPr>
          <w:p w14:paraId="1BBDD427"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5C80A320"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4DFEDCFD"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4570B1FF"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85" w:type="dxa"/>
            <w:vAlign w:val="center"/>
          </w:tcPr>
          <w:p w14:paraId="0F69668C"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r>
      <w:tr w:rsidR="009A2A41" w:rsidRPr="00B36584" w14:paraId="1F844E8A" w14:textId="77777777" w:rsidTr="00D82838">
        <w:trPr>
          <w:trHeight w:val="50"/>
        </w:trPr>
        <w:tc>
          <w:tcPr>
            <w:tcW w:w="960" w:type="dxa"/>
            <w:vAlign w:val="center"/>
          </w:tcPr>
          <w:p w14:paraId="78E0106E"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lnm1</w:t>
            </w:r>
          </w:p>
        </w:tc>
        <w:tc>
          <w:tcPr>
            <w:tcW w:w="930" w:type="dxa"/>
            <w:vAlign w:val="center"/>
          </w:tcPr>
          <w:p w14:paraId="46E34785"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-0.11</w:t>
            </w:r>
          </w:p>
        </w:tc>
        <w:tc>
          <w:tcPr>
            <w:tcW w:w="930" w:type="dxa"/>
            <w:vAlign w:val="center"/>
          </w:tcPr>
          <w:p w14:paraId="183B8107"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-0.05</w:t>
            </w:r>
          </w:p>
        </w:tc>
        <w:tc>
          <w:tcPr>
            <w:tcW w:w="915" w:type="dxa"/>
            <w:vAlign w:val="center"/>
          </w:tcPr>
          <w:p w14:paraId="3DD19680"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0.30</w:t>
            </w:r>
          </w:p>
        </w:tc>
        <w:tc>
          <w:tcPr>
            <w:tcW w:w="900" w:type="dxa"/>
            <w:vAlign w:val="center"/>
          </w:tcPr>
          <w:p w14:paraId="2C8785BE"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c>
          <w:tcPr>
            <w:tcW w:w="900" w:type="dxa"/>
            <w:vAlign w:val="center"/>
          </w:tcPr>
          <w:p w14:paraId="66228A4F"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75" w:type="dxa"/>
            <w:vAlign w:val="center"/>
          </w:tcPr>
          <w:p w14:paraId="5620F30E"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70" w:type="dxa"/>
            <w:vAlign w:val="center"/>
          </w:tcPr>
          <w:p w14:paraId="491951AD"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6B5F41C5"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406B204C"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68C2D5A7"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85" w:type="dxa"/>
            <w:vAlign w:val="center"/>
          </w:tcPr>
          <w:p w14:paraId="158B63E7"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r>
      <w:tr w:rsidR="009A2A41" w:rsidRPr="00B36584" w14:paraId="371AD24A" w14:textId="77777777" w:rsidTr="00D82838">
        <w:trPr>
          <w:trHeight w:val="116"/>
        </w:trPr>
        <w:tc>
          <w:tcPr>
            <w:tcW w:w="960" w:type="dxa"/>
            <w:vAlign w:val="center"/>
          </w:tcPr>
          <w:p w14:paraId="31C5D1C2"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lnrev</w:t>
            </w:r>
            <w:proofErr w:type="spellEnd"/>
          </w:p>
        </w:tc>
        <w:tc>
          <w:tcPr>
            <w:tcW w:w="930" w:type="dxa"/>
            <w:vAlign w:val="center"/>
          </w:tcPr>
          <w:p w14:paraId="0D0CE036"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-0.07</w:t>
            </w:r>
          </w:p>
        </w:tc>
        <w:tc>
          <w:tcPr>
            <w:tcW w:w="930" w:type="dxa"/>
            <w:vAlign w:val="center"/>
          </w:tcPr>
          <w:p w14:paraId="42023E33"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-0.17</w:t>
            </w:r>
          </w:p>
        </w:tc>
        <w:tc>
          <w:tcPr>
            <w:tcW w:w="915" w:type="dxa"/>
            <w:vAlign w:val="center"/>
          </w:tcPr>
          <w:p w14:paraId="6B190869"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0.28</w:t>
            </w:r>
          </w:p>
        </w:tc>
        <w:tc>
          <w:tcPr>
            <w:tcW w:w="900" w:type="dxa"/>
            <w:vAlign w:val="center"/>
          </w:tcPr>
          <w:p w14:paraId="3A6494D6"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0.07</w:t>
            </w:r>
          </w:p>
        </w:tc>
        <w:tc>
          <w:tcPr>
            <w:tcW w:w="900" w:type="dxa"/>
            <w:vAlign w:val="center"/>
          </w:tcPr>
          <w:p w14:paraId="3FAEB6C6"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c>
          <w:tcPr>
            <w:tcW w:w="975" w:type="dxa"/>
            <w:vAlign w:val="center"/>
          </w:tcPr>
          <w:p w14:paraId="2CA6AC63"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70" w:type="dxa"/>
            <w:vAlign w:val="center"/>
          </w:tcPr>
          <w:p w14:paraId="11301F5E"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7E3024F9"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18075DC5"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6DA50509"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85" w:type="dxa"/>
            <w:vAlign w:val="center"/>
          </w:tcPr>
          <w:p w14:paraId="6EBF2C7E"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r>
      <w:tr w:rsidR="009A2A41" w:rsidRPr="00B36584" w14:paraId="35F98C56" w14:textId="77777777" w:rsidTr="00D82838">
        <w:trPr>
          <w:trHeight w:val="17"/>
        </w:trPr>
        <w:tc>
          <w:tcPr>
            <w:tcW w:w="960" w:type="dxa"/>
            <w:vAlign w:val="center"/>
          </w:tcPr>
          <w:p w14:paraId="1B0225BF"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lncapex</w:t>
            </w:r>
            <w:proofErr w:type="spellEnd"/>
          </w:p>
        </w:tc>
        <w:tc>
          <w:tcPr>
            <w:tcW w:w="930" w:type="dxa"/>
            <w:vAlign w:val="center"/>
          </w:tcPr>
          <w:p w14:paraId="3C6EC117"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w:t>
            </w:r>
          </w:p>
        </w:tc>
        <w:tc>
          <w:tcPr>
            <w:tcW w:w="930" w:type="dxa"/>
            <w:vAlign w:val="center"/>
          </w:tcPr>
          <w:p w14:paraId="7FF26BBD"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-0.05</w:t>
            </w:r>
          </w:p>
        </w:tc>
        <w:tc>
          <w:tcPr>
            <w:tcW w:w="915" w:type="dxa"/>
            <w:vAlign w:val="center"/>
          </w:tcPr>
          <w:p w14:paraId="121C3071"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0.04</w:t>
            </w:r>
          </w:p>
        </w:tc>
        <w:tc>
          <w:tcPr>
            <w:tcW w:w="900" w:type="dxa"/>
            <w:vAlign w:val="center"/>
          </w:tcPr>
          <w:p w14:paraId="5E7B1F6A"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w:t>
            </w:r>
          </w:p>
        </w:tc>
        <w:tc>
          <w:tcPr>
            <w:tcW w:w="900" w:type="dxa"/>
            <w:vAlign w:val="center"/>
          </w:tcPr>
          <w:p w14:paraId="34710079"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0.51</w:t>
            </w:r>
          </w:p>
        </w:tc>
        <w:tc>
          <w:tcPr>
            <w:tcW w:w="975" w:type="dxa"/>
            <w:vAlign w:val="center"/>
          </w:tcPr>
          <w:p w14:paraId="6E2BE910"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c>
          <w:tcPr>
            <w:tcW w:w="870" w:type="dxa"/>
            <w:vAlign w:val="center"/>
          </w:tcPr>
          <w:p w14:paraId="2598F31D"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77B37360"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3A5E33E5"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4AF9A225"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85" w:type="dxa"/>
            <w:vAlign w:val="center"/>
          </w:tcPr>
          <w:p w14:paraId="65CE49FE"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r>
      <w:tr w:rsidR="009A2A41" w:rsidRPr="00B36584" w14:paraId="776A846C" w14:textId="77777777" w:rsidTr="00D82838">
        <w:trPr>
          <w:trHeight w:val="17"/>
        </w:trPr>
        <w:tc>
          <w:tcPr>
            <w:tcW w:w="960" w:type="dxa"/>
            <w:vAlign w:val="center"/>
          </w:tcPr>
          <w:p w14:paraId="41898AC5"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eps</w:t>
            </w:r>
          </w:p>
        </w:tc>
        <w:tc>
          <w:tcPr>
            <w:tcW w:w="930" w:type="dxa"/>
            <w:vAlign w:val="center"/>
          </w:tcPr>
          <w:p w14:paraId="549D8500"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0.07</w:t>
            </w:r>
          </w:p>
        </w:tc>
        <w:tc>
          <w:tcPr>
            <w:tcW w:w="930" w:type="dxa"/>
            <w:vAlign w:val="center"/>
          </w:tcPr>
          <w:p w14:paraId="3A043E3F"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w:t>
            </w:r>
          </w:p>
        </w:tc>
        <w:tc>
          <w:tcPr>
            <w:tcW w:w="915" w:type="dxa"/>
            <w:vAlign w:val="center"/>
          </w:tcPr>
          <w:p w14:paraId="4FD4CA48"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-0.04</w:t>
            </w:r>
          </w:p>
        </w:tc>
        <w:tc>
          <w:tcPr>
            <w:tcW w:w="900" w:type="dxa"/>
            <w:vAlign w:val="center"/>
          </w:tcPr>
          <w:p w14:paraId="31610C5E"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0.04</w:t>
            </w:r>
          </w:p>
        </w:tc>
        <w:tc>
          <w:tcPr>
            <w:tcW w:w="900" w:type="dxa"/>
            <w:vAlign w:val="center"/>
          </w:tcPr>
          <w:p w14:paraId="73242E50"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0.23</w:t>
            </w:r>
          </w:p>
        </w:tc>
        <w:tc>
          <w:tcPr>
            <w:tcW w:w="975" w:type="dxa"/>
            <w:vAlign w:val="center"/>
          </w:tcPr>
          <w:p w14:paraId="4E11ADCB"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0.14</w:t>
            </w:r>
          </w:p>
        </w:tc>
        <w:tc>
          <w:tcPr>
            <w:tcW w:w="870" w:type="dxa"/>
            <w:vAlign w:val="center"/>
          </w:tcPr>
          <w:p w14:paraId="174532F8"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c>
          <w:tcPr>
            <w:tcW w:w="915" w:type="dxa"/>
            <w:vAlign w:val="center"/>
          </w:tcPr>
          <w:p w14:paraId="54C10EFD"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15" w:type="dxa"/>
            <w:vAlign w:val="center"/>
          </w:tcPr>
          <w:p w14:paraId="0D68D0E9"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09233BB0"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85" w:type="dxa"/>
            <w:vAlign w:val="center"/>
          </w:tcPr>
          <w:p w14:paraId="27B57587"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r>
      <w:tr w:rsidR="009A2A41" w:rsidRPr="00B36584" w14:paraId="34C5E601" w14:textId="77777777" w:rsidTr="00D82838">
        <w:trPr>
          <w:trHeight w:val="17"/>
        </w:trPr>
        <w:tc>
          <w:tcPr>
            <w:tcW w:w="960" w:type="dxa"/>
            <w:vAlign w:val="center"/>
          </w:tcPr>
          <w:p w14:paraId="4C670EE8"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divbm</w:t>
            </w:r>
            <w:proofErr w:type="spellEnd"/>
          </w:p>
        </w:tc>
        <w:tc>
          <w:tcPr>
            <w:tcW w:w="930" w:type="dxa"/>
            <w:vAlign w:val="center"/>
          </w:tcPr>
          <w:p w14:paraId="28B3B4DF"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w:t>
            </w:r>
          </w:p>
        </w:tc>
        <w:tc>
          <w:tcPr>
            <w:tcW w:w="930" w:type="dxa"/>
            <w:vAlign w:val="center"/>
          </w:tcPr>
          <w:p w14:paraId="112E99A5"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0.04</w:t>
            </w:r>
          </w:p>
        </w:tc>
        <w:tc>
          <w:tcPr>
            <w:tcW w:w="915" w:type="dxa"/>
            <w:vAlign w:val="center"/>
          </w:tcPr>
          <w:p w14:paraId="43C8FF1F"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w:t>
            </w:r>
          </w:p>
        </w:tc>
        <w:tc>
          <w:tcPr>
            <w:tcW w:w="900" w:type="dxa"/>
            <w:vAlign w:val="center"/>
          </w:tcPr>
          <w:p w14:paraId="10F01A3D"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-0.03</w:t>
            </w:r>
          </w:p>
        </w:tc>
        <w:tc>
          <w:tcPr>
            <w:tcW w:w="900" w:type="dxa"/>
            <w:vAlign w:val="center"/>
          </w:tcPr>
          <w:p w14:paraId="662B3EB2"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0.09</w:t>
            </w:r>
          </w:p>
        </w:tc>
        <w:tc>
          <w:tcPr>
            <w:tcW w:w="975" w:type="dxa"/>
            <w:vAlign w:val="center"/>
          </w:tcPr>
          <w:p w14:paraId="241116C5"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-0.16</w:t>
            </w:r>
          </w:p>
        </w:tc>
        <w:tc>
          <w:tcPr>
            <w:tcW w:w="870" w:type="dxa"/>
            <w:vAlign w:val="center"/>
          </w:tcPr>
          <w:p w14:paraId="3EA350D1"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0.18</w:t>
            </w:r>
          </w:p>
        </w:tc>
        <w:tc>
          <w:tcPr>
            <w:tcW w:w="915" w:type="dxa"/>
            <w:vAlign w:val="center"/>
          </w:tcPr>
          <w:p w14:paraId="1A60462F"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c>
          <w:tcPr>
            <w:tcW w:w="915" w:type="dxa"/>
            <w:vAlign w:val="center"/>
          </w:tcPr>
          <w:p w14:paraId="7A712DE5"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900" w:type="dxa"/>
            <w:vAlign w:val="center"/>
          </w:tcPr>
          <w:p w14:paraId="62FAAC91"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85" w:type="dxa"/>
            <w:vAlign w:val="center"/>
          </w:tcPr>
          <w:p w14:paraId="45BB129D"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r>
      <w:tr w:rsidR="009A2A41" w:rsidRPr="00B36584" w14:paraId="551AB14D" w14:textId="77777777" w:rsidTr="00D82838">
        <w:trPr>
          <w:trHeight w:val="17"/>
        </w:trPr>
        <w:tc>
          <w:tcPr>
            <w:tcW w:w="960" w:type="dxa"/>
            <w:vAlign w:val="center"/>
          </w:tcPr>
          <w:p w14:paraId="27158D74"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ma</w:t>
            </w:r>
          </w:p>
        </w:tc>
        <w:tc>
          <w:tcPr>
            <w:tcW w:w="930" w:type="dxa"/>
            <w:vAlign w:val="center"/>
          </w:tcPr>
          <w:p w14:paraId="00E073DC"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-0.03</w:t>
            </w:r>
          </w:p>
        </w:tc>
        <w:tc>
          <w:tcPr>
            <w:tcW w:w="930" w:type="dxa"/>
            <w:vAlign w:val="center"/>
          </w:tcPr>
          <w:p w14:paraId="3DC974CC"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-0.04</w:t>
            </w:r>
          </w:p>
        </w:tc>
        <w:tc>
          <w:tcPr>
            <w:tcW w:w="915" w:type="dxa"/>
            <w:vAlign w:val="center"/>
          </w:tcPr>
          <w:p w14:paraId="74928096"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w:t>
            </w:r>
          </w:p>
        </w:tc>
        <w:tc>
          <w:tcPr>
            <w:tcW w:w="900" w:type="dxa"/>
            <w:vAlign w:val="center"/>
          </w:tcPr>
          <w:p w14:paraId="335BF4ED"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w:t>
            </w:r>
          </w:p>
        </w:tc>
        <w:tc>
          <w:tcPr>
            <w:tcW w:w="900" w:type="dxa"/>
            <w:vAlign w:val="center"/>
          </w:tcPr>
          <w:p w14:paraId="69CFFA71"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-0.08</w:t>
            </w:r>
          </w:p>
        </w:tc>
        <w:tc>
          <w:tcPr>
            <w:tcW w:w="975" w:type="dxa"/>
            <w:vAlign w:val="center"/>
          </w:tcPr>
          <w:p w14:paraId="6AC7B2CA"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0.29</w:t>
            </w:r>
          </w:p>
        </w:tc>
        <w:tc>
          <w:tcPr>
            <w:tcW w:w="870" w:type="dxa"/>
            <w:vAlign w:val="center"/>
          </w:tcPr>
          <w:p w14:paraId="0A22E540"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-0.09</w:t>
            </w:r>
          </w:p>
        </w:tc>
        <w:tc>
          <w:tcPr>
            <w:tcW w:w="915" w:type="dxa"/>
            <w:vAlign w:val="center"/>
          </w:tcPr>
          <w:p w14:paraId="77C17115"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-0.10</w:t>
            </w:r>
          </w:p>
        </w:tc>
        <w:tc>
          <w:tcPr>
            <w:tcW w:w="915" w:type="dxa"/>
            <w:vAlign w:val="center"/>
          </w:tcPr>
          <w:p w14:paraId="531C329B"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c>
          <w:tcPr>
            <w:tcW w:w="900" w:type="dxa"/>
            <w:vAlign w:val="center"/>
          </w:tcPr>
          <w:p w14:paraId="7BCE476F"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c>
          <w:tcPr>
            <w:tcW w:w="885" w:type="dxa"/>
            <w:vAlign w:val="center"/>
          </w:tcPr>
          <w:p w14:paraId="33977971"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r>
      <w:tr w:rsidR="009A2A41" w:rsidRPr="00B36584" w14:paraId="780CCDAF" w14:textId="77777777" w:rsidTr="00D82838">
        <w:trPr>
          <w:trHeight w:val="17"/>
        </w:trPr>
        <w:tc>
          <w:tcPr>
            <w:tcW w:w="960" w:type="dxa"/>
            <w:vAlign w:val="center"/>
          </w:tcPr>
          <w:p w14:paraId="7C10BB39" w14:textId="54FEB4BD" w:rsidR="002F52D3" w:rsidRPr="00B36584" w:rsidRDefault="00AD7D2B"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ROAE</w:t>
            </w:r>
          </w:p>
        </w:tc>
        <w:tc>
          <w:tcPr>
            <w:tcW w:w="930" w:type="dxa"/>
            <w:vAlign w:val="center"/>
          </w:tcPr>
          <w:p w14:paraId="28EB7B43"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0.05</w:t>
            </w:r>
          </w:p>
        </w:tc>
        <w:tc>
          <w:tcPr>
            <w:tcW w:w="930" w:type="dxa"/>
            <w:vAlign w:val="center"/>
          </w:tcPr>
          <w:p w14:paraId="6CE46F10"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0.05</w:t>
            </w:r>
          </w:p>
        </w:tc>
        <w:tc>
          <w:tcPr>
            <w:tcW w:w="915" w:type="dxa"/>
            <w:vAlign w:val="center"/>
          </w:tcPr>
          <w:p w14:paraId="12859BB9"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-0.07</w:t>
            </w:r>
          </w:p>
        </w:tc>
        <w:tc>
          <w:tcPr>
            <w:tcW w:w="900" w:type="dxa"/>
            <w:vAlign w:val="center"/>
          </w:tcPr>
          <w:p w14:paraId="2AB3B2B1"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0.03</w:t>
            </w:r>
          </w:p>
        </w:tc>
        <w:tc>
          <w:tcPr>
            <w:tcW w:w="900" w:type="dxa"/>
            <w:vAlign w:val="center"/>
          </w:tcPr>
          <w:p w14:paraId="4ADB09C4"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0.29</w:t>
            </w:r>
          </w:p>
        </w:tc>
        <w:tc>
          <w:tcPr>
            <w:tcW w:w="975" w:type="dxa"/>
            <w:vAlign w:val="center"/>
          </w:tcPr>
          <w:p w14:paraId="50127965"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0.14</w:t>
            </w:r>
          </w:p>
        </w:tc>
        <w:tc>
          <w:tcPr>
            <w:tcW w:w="870" w:type="dxa"/>
            <w:vAlign w:val="center"/>
          </w:tcPr>
          <w:p w14:paraId="6FC805AF"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0.92</w:t>
            </w:r>
          </w:p>
        </w:tc>
        <w:tc>
          <w:tcPr>
            <w:tcW w:w="915" w:type="dxa"/>
            <w:vAlign w:val="center"/>
          </w:tcPr>
          <w:p w14:paraId="678EFD4A"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0.15</w:t>
            </w:r>
          </w:p>
        </w:tc>
        <w:tc>
          <w:tcPr>
            <w:tcW w:w="915" w:type="dxa"/>
            <w:vAlign w:val="center"/>
          </w:tcPr>
          <w:p w14:paraId="7397DD51"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0.11</w:t>
            </w:r>
          </w:p>
        </w:tc>
        <w:tc>
          <w:tcPr>
            <w:tcW w:w="900" w:type="dxa"/>
            <w:vAlign w:val="center"/>
          </w:tcPr>
          <w:p w14:paraId="241259AC"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c>
          <w:tcPr>
            <w:tcW w:w="885" w:type="dxa"/>
            <w:vAlign w:val="center"/>
          </w:tcPr>
          <w:p w14:paraId="6F06EF07" w14:textId="77777777" w:rsidR="002F52D3" w:rsidRPr="00B36584" w:rsidRDefault="002F52D3" w:rsidP="00027592">
            <w:pPr>
              <w:widowControl w:val="0"/>
              <w:spacing w:line="360" w:lineRule="auto"/>
              <w:jc w:val="center"/>
              <w:rPr>
                <w:rFonts w:ascii="Times New Roman" w:eastAsia="Times New Roman" w:hAnsi="Times New Roman" w:cs="Times New Roman"/>
                <w:sz w:val="24"/>
                <w:szCs w:val="24"/>
              </w:rPr>
            </w:pPr>
          </w:p>
        </w:tc>
      </w:tr>
      <w:tr w:rsidR="009A2A41" w:rsidRPr="00B36584" w14:paraId="011D7E40" w14:textId="77777777" w:rsidTr="00D82838">
        <w:trPr>
          <w:trHeight w:val="17"/>
        </w:trPr>
        <w:tc>
          <w:tcPr>
            <w:tcW w:w="960" w:type="dxa"/>
            <w:vAlign w:val="center"/>
          </w:tcPr>
          <w:p w14:paraId="1E3BB361" w14:textId="1A146D9F" w:rsidR="002F52D3" w:rsidRPr="00B36584" w:rsidRDefault="0066679A"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ROAA</w:t>
            </w:r>
          </w:p>
        </w:tc>
        <w:tc>
          <w:tcPr>
            <w:tcW w:w="930" w:type="dxa"/>
            <w:vAlign w:val="center"/>
          </w:tcPr>
          <w:p w14:paraId="735D4D01"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0.08</w:t>
            </w:r>
          </w:p>
        </w:tc>
        <w:tc>
          <w:tcPr>
            <w:tcW w:w="930" w:type="dxa"/>
            <w:vAlign w:val="center"/>
          </w:tcPr>
          <w:p w14:paraId="5D60051D"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w:t>
            </w:r>
          </w:p>
        </w:tc>
        <w:tc>
          <w:tcPr>
            <w:tcW w:w="915" w:type="dxa"/>
            <w:vAlign w:val="center"/>
          </w:tcPr>
          <w:p w14:paraId="47B11D26"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-0.12</w:t>
            </w:r>
          </w:p>
        </w:tc>
        <w:tc>
          <w:tcPr>
            <w:tcW w:w="900" w:type="dxa"/>
            <w:vAlign w:val="center"/>
          </w:tcPr>
          <w:p w14:paraId="70B81F0E"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-0.04</w:t>
            </w:r>
          </w:p>
        </w:tc>
        <w:tc>
          <w:tcPr>
            <w:tcW w:w="900" w:type="dxa"/>
            <w:vAlign w:val="center"/>
          </w:tcPr>
          <w:p w14:paraId="628C5DA3"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0.03</w:t>
            </w:r>
          </w:p>
        </w:tc>
        <w:tc>
          <w:tcPr>
            <w:tcW w:w="975" w:type="dxa"/>
            <w:vAlign w:val="center"/>
          </w:tcPr>
          <w:p w14:paraId="3DF1124D"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0.07</w:t>
            </w:r>
          </w:p>
        </w:tc>
        <w:tc>
          <w:tcPr>
            <w:tcW w:w="870" w:type="dxa"/>
            <w:vAlign w:val="center"/>
          </w:tcPr>
          <w:p w14:paraId="6457F6E0"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0.86</w:t>
            </w:r>
          </w:p>
        </w:tc>
        <w:tc>
          <w:tcPr>
            <w:tcW w:w="915" w:type="dxa"/>
            <w:vAlign w:val="center"/>
          </w:tcPr>
          <w:p w14:paraId="1DA6E697"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0.13</w:t>
            </w:r>
          </w:p>
        </w:tc>
        <w:tc>
          <w:tcPr>
            <w:tcW w:w="915" w:type="dxa"/>
            <w:vAlign w:val="center"/>
          </w:tcPr>
          <w:p w14:paraId="26E8E1F5"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-0.05</w:t>
            </w:r>
          </w:p>
        </w:tc>
        <w:tc>
          <w:tcPr>
            <w:tcW w:w="900" w:type="dxa"/>
            <w:vAlign w:val="center"/>
          </w:tcPr>
          <w:p w14:paraId="4F314932"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0.86</w:t>
            </w:r>
          </w:p>
        </w:tc>
        <w:tc>
          <w:tcPr>
            <w:tcW w:w="885" w:type="dxa"/>
            <w:vAlign w:val="center"/>
          </w:tcPr>
          <w:p w14:paraId="30D1F129" w14:textId="77777777" w:rsidR="002F52D3" w:rsidRPr="00B36584" w:rsidRDefault="00DE0C8F" w:rsidP="00027592">
            <w:pPr>
              <w:keepNext/>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w:t>
            </w:r>
          </w:p>
        </w:tc>
      </w:tr>
    </w:tbl>
    <w:p w14:paraId="23E6A7CF" w14:textId="1577C584" w:rsidR="00D82838" w:rsidRPr="00027592" w:rsidRDefault="00D82838" w:rsidP="00027592">
      <w:pPr>
        <w:pStyle w:val="TableofFigures"/>
        <w:spacing w:line="360" w:lineRule="auto"/>
        <w:jc w:val="center"/>
        <w:rPr>
          <w:rFonts w:ascii="Times New Roman" w:hAnsi="Times New Roman" w:cs="Times New Roman"/>
          <w:b w:val="0"/>
          <w:bCs w:val="0"/>
          <w:i/>
          <w:iCs/>
          <w:sz w:val="22"/>
          <w:szCs w:val="22"/>
        </w:rPr>
      </w:pPr>
      <w:bookmarkStart w:id="163" w:name="_Toc152356582"/>
      <w:r w:rsidRPr="00027592">
        <w:rPr>
          <w:rFonts w:ascii="Times New Roman" w:hAnsi="Times New Roman" w:cs="Times New Roman"/>
          <w:b w:val="0"/>
          <w:bCs w:val="0"/>
          <w:i/>
          <w:iCs/>
          <w:sz w:val="22"/>
          <w:szCs w:val="22"/>
        </w:rPr>
        <w:t xml:space="preserve">Table </w:t>
      </w:r>
      <w:r w:rsidRPr="00027592">
        <w:rPr>
          <w:rFonts w:ascii="Times New Roman" w:hAnsi="Times New Roman" w:cs="Times New Roman"/>
          <w:b w:val="0"/>
          <w:bCs w:val="0"/>
          <w:i/>
          <w:iCs/>
          <w:sz w:val="22"/>
          <w:szCs w:val="22"/>
        </w:rPr>
        <w:fldChar w:fldCharType="begin"/>
      </w:r>
      <w:r w:rsidRPr="00027592">
        <w:rPr>
          <w:rFonts w:ascii="Times New Roman" w:hAnsi="Times New Roman" w:cs="Times New Roman"/>
          <w:b w:val="0"/>
          <w:bCs w:val="0"/>
          <w:i/>
          <w:iCs/>
          <w:sz w:val="22"/>
          <w:szCs w:val="22"/>
        </w:rPr>
        <w:instrText xml:space="preserve"> SEQ Table \* ARABIC </w:instrText>
      </w:r>
      <w:r w:rsidRPr="00027592">
        <w:rPr>
          <w:rFonts w:ascii="Times New Roman" w:hAnsi="Times New Roman" w:cs="Times New Roman"/>
          <w:b w:val="0"/>
          <w:bCs w:val="0"/>
          <w:i/>
          <w:iCs/>
          <w:sz w:val="22"/>
          <w:szCs w:val="22"/>
        </w:rPr>
        <w:fldChar w:fldCharType="separate"/>
      </w:r>
      <w:r w:rsidRPr="00027592">
        <w:rPr>
          <w:rFonts w:ascii="Times New Roman" w:hAnsi="Times New Roman" w:cs="Times New Roman"/>
          <w:b w:val="0"/>
          <w:bCs w:val="0"/>
          <w:i/>
          <w:iCs/>
          <w:noProof/>
          <w:sz w:val="22"/>
          <w:szCs w:val="22"/>
        </w:rPr>
        <w:t>11</w:t>
      </w:r>
      <w:r w:rsidRPr="00027592">
        <w:rPr>
          <w:rFonts w:ascii="Times New Roman" w:hAnsi="Times New Roman" w:cs="Times New Roman"/>
          <w:b w:val="0"/>
          <w:bCs w:val="0"/>
          <w:i/>
          <w:iCs/>
          <w:sz w:val="22"/>
          <w:szCs w:val="22"/>
        </w:rPr>
        <w:fldChar w:fldCharType="end"/>
      </w:r>
      <w:r w:rsidRPr="00027592">
        <w:rPr>
          <w:rFonts w:ascii="Times New Roman" w:hAnsi="Times New Roman" w:cs="Times New Roman"/>
          <w:b w:val="0"/>
          <w:bCs w:val="0"/>
          <w:i/>
          <w:iCs/>
          <w:sz w:val="22"/>
          <w:szCs w:val="22"/>
        </w:rPr>
        <w:t>: The correlation matrix between independent variables</w:t>
      </w:r>
      <w:bookmarkEnd w:id="163"/>
    </w:p>
    <w:p w14:paraId="69F29B2A" w14:textId="77777777" w:rsidR="002F52D3" w:rsidRPr="00B36584" w:rsidRDefault="002F52D3" w:rsidP="00B36584">
      <w:pPr>
        <w:spacing w:before="60" w:after="60" w:line="360" w:lineRule="auto"/>
        <w:jc w:val="both"/>
        <w:rPr>
          <w:rFonts w:ascii="Times New Roman" w:eastAsia="Times New Roman" w:hAnsi="Times New Roman" w:cs="Times New Roman"/>
          <w:b/>
          <w:sz w:val="24"/>
          <w:szCs w:val="24"/>
        </w:rPr>
      </w:pPr>
    </w:p>
    <w:p w14:paraId="1B377D3E" w14:textId="77777777" w:rsidR="002F52D3" w:rsidRPr="00B36584" w:rsidRDefault="00DE0C8F" w:rsidP="00B36584">
      <w:p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 xml:space="preserve">Summary: </w:t>
      </w:r>
    </w:p>
    <w:p w14:paraId="3ACC64FA" w14:textId="2B07225C" w:rsidR="002F52D3" w:rsidRPr="00B36584" w:rsidRDefault="00DE0C8F" w:rsidP="00B36584">
      <w:pPr>
        <w:spacing w:before="60" w:after="60"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Most correlation values ​​are less than 0.5, some are also negatively correlated with each other. However, the correlation between EPS and both </w:t>
      </w:r>
      <w:r w:rsidR="0066679A" w:rsidRPr="00B36584">
        <w:rPr>
          <w:rFonts w:ascii="Times New Roman" w:eastAsia="Times New Roman" w:hAnsi="Times New Roman" w:cs="Times New Roman"/>
          <w:sz w:val="24"/>
          <w:szCs w:val="24"/>
        </w:rPr>
        <w:t>ROAA</w:t>
      </w:r>
      <w:r w:rsidRPr="00B36584">
        <w:rPr>
          <w:rFonts w:ascii="Times New Roman" w:eastAsia="Times New Roman" w:hAnsi="Times New Roman" w:cs="Times New Roman"/>
          <w:sz w:val="24"/>
          <w:szCs w:val="24"/>
        </w:rPr>
        <w:t xml:space="preserve"> and </w:t>
      </w:r>
      <w:r w:rsidR="00AD7D2B" w:rsidRPr="00B36584">
        <w:rPr>
          <w:rFonts w:ascii="Times New Roman" w:eastAsia="Times New Roman" w:hAnsi="Times New Roman" w:cs="Times New Roman"/>
          <w:sz w:val="24"/>
          <w:szCs w:val="24"/>
        </w:rPr>
        <w:t>ROAE</w:t>
      </w:r>
      <w:r w:rsidRPr="00B36584">
        <w:rPr>
          <w:rFonts w:ascii="Times New Roman" w:eastAsia="Times New Roman" w:hAnsi="Times New Roman" w:cs="Times New Roman"/>
          <w:sz w:val="24"/>
          <w:szCs w:val="24"/>
        </w:rPr>
        <w:t xml:space="preserve"> is significant [p(</w:t>
      </w:r>
      <w:proofErr w:type="spellStart"/>
      <w:proofErr w:type="gramStart"/>
      <w:r w:rsidR="00B86A0F" w:rsidRPr="00B36584">
        <w:rPr>
          <w:rFonts w:ascii="Times New Roman" w:eastAsia="Times New Roman" w:hAnsi="Times New Roman" w:cs="Times New Roman"/>
          <w:sz w:val="24"/>
          <w:szCs w:val="24"/>
        </w:rPr>
        <w:t>roaa</w:t>
      </w:r>
      <w:r w:rsidRPr="00B36584">
        <w:rPr>
          <w:rFonts w:ascii="Times New Roman" w:eastAsia="Times New Roman" w:hAnsi="Times New Roman" w:cs="Times New Roman"/>
          <w:sz w:val="24"/>
          <w:szCs w:val="24"/>
        </w:rPr>
        <w:t>,eps</w:t>
      </w:r>
      <w:proofErr w:type="spellEnd"/>
      <w:proofErr w:type="gramEnd"/>
      <w:r w:rsidRPr="00B36584">
        <w:rPr>
          <w:rFonts w:ascii="Times New Roman" w:eastAsia="Times New Roman" w:hAnsi="Times New Roman" w:cs="Times New Roman"/>
          <w:sz w:val="24"/>
          <w:szCs w:val="24"/>
        </w:rPr>
        <w:t>) = 0.92); p(</w:t>
      </w:r>
      <w:proofErr w:type="spellStart"/>
      <w:proofErr w:type="gramStart"/>
      <w:r w:rsidR="00B86A0F" w:rsidRPr="00B36584">
        <w:rPr>
          <w:rFonts w:ascii="Times New Roman" w:eastAsia="Times New Roman" w:hAnsi="Times New Roman" w:cs="Times New Roman"/>
          <w:sz w:val="24"/>
          <w:szCs w:val="24"/>
        </w:rPr>
        <w:t>roae</w:t>
      </w:r>
      <w:r w:rsidRPr="00B36584">
        <w:rPr>
          <w:rFonts w:ascii="Times New Roman" w:eastAsia="Times New Roman" w:hAnsi="Times New Roman" w:cs="Times New Roman"/>
          <w:sz w:val="24"/>
          <w:szCs w:val="24"/>
        </w:rPr>
        <w:t>,eps</w:t>
      </w:r>
      <w:proofErr w:type="spellEnd"/>
      <w:proofErr w:type="gramEnd"/>
      <w:r w:rsidRPr="00B36584">
        <w:rPr>
          <w:rFonts w:ascii="Times New Roman" w:eastAsia="Times New Roman" w:hAnsi="Times New Roman" w:cs="Times New Roman"/>
          <w:sz w:val="24"/>
          <w:szCs w:val="24"/>
        </w:rPr>
        <w:t>) = 0.86]. In addition, the correlation between these two profitability indices is also proportionally cross-correlated.</w:t>
      </w:r>
    </w:p>
    <w:p w14:paraId="3FC2543D" w14:textId="0FF57377" w:rsidR="00930956" w:rsidRPr="00B36584" w:rsidRDefault="392F6A62" w:rsidP="00B36584">
      <w:pPr>
        <w:pStyle w:val="Heading2"/>
        <w:rPr>
          <w:rFonts w:cs="Times New Roman"/>
        </w:rPr>
      </w:pPr>
      <w:bookmarkStart w:id="164" w:name="_Toc152346224"/>
      <w:bookmarkStart w:id="165" w:name="_Toc152356711"/>
      <w:bookmarkStart w:id="166" w:name="_Toc152356976"/>
      <w:r w:rsidRPr="00B36584">
        <w:rPr>
          <w:rFonts w:cs="Times New Roman"/>
        </w:rPr>
        <w:lastRenderedPageBreak/>
        <w:t>Appendix 2: Explanation for expected signs for independent variables</w:t>
      </w:r>
      <w:bookmarkEnd w:id="164"/>
      <w:bookmarkEnd w:id="165"/>
      <w:bookmarkEnd w:id="166"/>
      <w:r w:rsidRPr="00B36584">
        <w:rPr>
          <w:rFonts w:cs="Times New Roman"/>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9A2A41" w:rsidRPr="00B36584" w14:paraId="47724188" w14:textId="77777777">
        <w:tc>
          <w:tcPr>
            <w:tcW w:w="4680" w:type="dxa"/>
            <w:tcMar>
              <w:top w:w="100" w:type="dxa"/>
              <w:left w:w="100" w:type="dxa"/>
              <w:bottom w:w="100" w:type="dxa"/>
              <w:right w:w="100" w:type="dxa"/>
            </w:tcMar>
          </w:tcPr>
          <w:p w14:paraId="3896C920" w14:textId="77777777" w:rsidR="002F52D3" w:rsidRPr="00B36584" w:rsidRDefault="00DE0C8F" w:rsidP="0002759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Independent variable name</w:t>
            </w:r>
          </w:p>
        </w:tc>
        <w:tc>
          <w:tcPr>
            <w:tcW w:w="4680" w:type="dxa"/>
            <w:tcMar>
              <w:top w:w="100" w:type="dxa"/>
              <w:left w:w="100" w:type="dxa"/>
              <w:bottom w:w="100" w:type="dxa"/>
              <w:right w:w="100" w:type="dxa"/>
            </w:tcMar>
          </w:tcPr>
          <w:p w14:paraId="0BAEAEBD" w14:textId="77777777" w:rsidR="002F52D3" w:rsidRPr="00B36584" w:rsidRDefault="00DE0C8F" w:rsidP="00027592">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Explanation</w:t>
            </w:r>
          </w:p>
        </w:tc>
      </w:tr>
      <w:tr w:rsidR="009A2A41" w:rsidRPr="00B36584" w14:paraId="1CB34EE3" w14:textId="77777777">
        <w:tc>
          <w:tcPr>
            <w:tcW w:w="4680" w:type="dxa"/>
            <w:tcMar>
              <w:top w:w="100" w:type="dxa"/>
              <w:left w:w="100" w:type="dxa"/>
              <w:bottom w:w="100" w:type="dxa"/>
              <w:right w:w="100" w:type="dxa"/>
            </w:tcMar>
            <w:vAlign w:val="center"/>
          </w:tcPr>
          <w:p w14:paraId="0548D314"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w:t>
            </w:r>
          </w:p>
        </w:tc>
        <w:tc>
          <w:tcPr>
            <w:tcW w:w="4680" w:type="dxa"/>
            <w:tcMar>
              <w:top w:w="100" w:type="dxa"/>
              <w:left w:w="100" w:type="dxa"/>
              <w:bottom w:w="100" w:type="dxa"/>
              <w:right w:w="100" w:type="dxa"/>
            </w:tcMar>
          </w:tcPr>
          <w:p w14:paraId="55D6637B" w14:textId="132F8765" w:rsidR="002F52D3" w:rsidRPr="00B36584" w:rsidRDefault="00DE0C8F" w:rsidP="00027592">
            <w:pPr>
              <w:spacing w:before="60" w:after="60" w:line="360" w:lineRule="auto"/>
              <w:ind w:firstLine="45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In economic recession conditions, </w:t>
            </w:r>
            <w:r w:rsidR="00B86A0F" w:rsidRPr="00B36584">
              <w:rPr>
                <w:rFonts w:ascii="Times New Roman" w:eastAsia="Times New Roman" w:hAnsi="Times New Roman" w:cs="Times New Roman"/>
                <w:sz w:val="24"/>
                <w:szCs w:val="24"/>
              </w:rPr>
              <w:t>RIR increases</w:t>
            </w:r>
            <w:r w:rsidRPr="00B36584">
              <w:rPr>
                <w:rFonts w:ascii="Times New Roman" w:eastAsia="Times New Roman" w:hAnsi="Times New Roman" w:cs="Times New Roman"/>
                <w:sz w:val="24"/>
                <w:szCs w:val="24"/>
              </w:rPr>
              <w:t xml:space="preserve">, making investments more expensive and less profitable and vice versa. In fact, overall investments are reduced due to the government's way of attracting positive cash flow by imposing high </w:t>
            </w:r>
            <w:r w:rsidR="00B86A0F" w:rsidRPr="00B36584">
              <w:rPr>
                <w:rFonts w:ascii="Times New Roman" w:eastAsia="Times New Roman" w:hAnsi="Times New Roman" w:cs="Times New Roman"/>
                <w:sz w:val="24"/>
                <w:szCs w:val="24"/>
              </w:rPr>
              <w:t xml:space="preserve">RIR </w:t>
            </w:r>
            <w:r w:rsidRPr="00B36584">
              <w:rPr>
                <w:rFonts w:ascii="Times New Roman" w:eastAsia="Times New Roman" w:hAnsi="Times New Roman" w:cs="Times New Roman"/>
                <w:sz w:val="24"/>
                <w:szCs w:val="24"/>
              </w:rPr>
              <w:t xml:space="preserve">on loans. Since then, investors have become less interested in buying financial assets in general and stocks in particular. Finally, as a basic principle of an economy, the market </w:t>
            </w:r>
            <w:r w:rsidR="00B86A0F"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will be positively correlated with its demand</w:t>
            </w:r>
            <w:r w:rsidR="00B86A0F" w:rsidRPr="00B36584">
              <w:rPr>
                <w:rFonts w:ascii="Times New Roman" w:eastAsia="Times New Roman" w:hAnsi="Times New Roman" w:cs="Times New Roman"/>
                <w:sz w:val="24"/>
                <w:szCs w:val="24"/>
              </w:rPr>
              <w:t>.</w:t>
            </w:r>
          </w:p>
        </w:tc>
      </w:tr>
      <w:tr w:rsidR="009A2A41" w:rsidRPr="00B36584" w14:paraId="36DC62C9" w14:textId="77777777">
        <w:tc>
          <w:tcPr>
            <w:tcW w:w="4680" w:type="dxa"/>
            <w:tcMar>
              <w:top w:w="100" w:type="dxa"/>
              <w:left w:w="100" w:type="dxa"/>
              <w:bottom w:w="100" w:type="dxa"/>
              <w:right w:w="100" w:type="dxa"/>
            </w:tcMar>
            <w:vAlign w:val="center"/>
          </w:tcPr>
          <w:p w14:paraId="25E60ED7"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gdp</w:t>
            </w:r>
            <w:proofErr w:type="spellEnd"/>
          </w:p>
        </w:tc>
        <w:tc>
          <w:tcPr>
            <w:tcW w:w="4680" w:type="dxa"/>
            <w:tcMar>
              <w:top w:w="100" w:type="dxa"/>
              <w:left w:w="100" w:type="dxa"/>
              <w:bottom w:w="100" w:type="dxa"/>
              <w:right w:w="100" w:type="dxa"/>
            </w:tcMar>
          </w:tcPr>
          <w:p w14:paraId="05D426AD" w14:textId="25A4AE27" w:rsidR="002F52D3" w:rsidRPr="00B36584" w:rsidRDefault="00DE0C8F" w:rsidP="00027592">
            <w:pPr>
              <w:widowControl w:val="0"/>
              <w:pBdr>
                <w:top w:val="nil"/>
                <w:left w:val="nil"/>
                <w:bottom w:val="nil"/>
                <w:right w:val="nil"/>
                <w:between w:val="nil"/>
              </w:pBdr>
              <w:spacing w:line="360" w:lineRule="auto"/>
              <w:ind w:firstLine="45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GDP growth is a sign of </w:t>
            </w:r>
            <w:r w:rsidR="00B86A0F" w:rsidRPr="00B36584">
              <w:rPr>
                <w:rFonts w:ascii="Times New Roman" w:eastAsia="Times New Roman" w:hAnsi="Times New Roman" w:cs="Times New Roman"/>
                <w:sz w:val="24"/>
                <w:szCs w:val="24"/>
              </w:rPr>
              <w:t>EG</w:t>
            </w:r>
            <w:r w:rsidRPr="00B36584">
              <w:rPr>
                <w:rFonts w:ascii="Times New Roman" w:eastAsia="Times New Roman" w:hAnsi="Times New Roman" w:cs="Times New Roman"/>
                <w:sz w:val="24"/>
                <w:szCs w:val="24"/>
              </w:rPr>
              <w:t xml:space="preserve">. Investments are counted in an economy's GDP. At that time, investors will be more interested in purchasing financial assets. Demand </w:t>
            </w:r>
            <w:proofErr w:type="gramStart"/>
            <w:r w:rsidRPr="00B36584">
              <w:rPr>
                <w:rFonts w:ascii="Times New Roman" w:eastAsia="Times New Roman" w:hAnsi="Times New Roman" w:cs="Times New Roman"/>
                <w:sz w:val="24"/>
                <w:szCs w:val="24"/>
              </w:rPr>
              <w:t>on</w:t>
            </w:r>
            <w:proofErr w:type="gramEnd"/>
            <w:r w:rsidRPr="00B36584">
              <w:rPr>
                <w:rFonts w:ascii="Times New Roman" w:eastAsia="Times New Roman" w:hAnsi="Times New Roman" w:cs="Times New Roman"/>
                <w:sz w:val="24"/>
                <w:szCs w:val="24"/>
              </w:rPr>
              <w:t xml:space="preserve"> share will increase and will be proportional to its </w:t>
            </w:r>
            <w:r w:rsidR="00B86A0F"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w:t>
            </w:r>
          </w:p>
        </w:tc>
      </w:tr>
      <w:tr w:rsidR="009A2A41" w:rsidRPr="00B36584" w14:paraId="752CFBFE" w14:textId="77777777">
        <w:tc>
          <w:tcPr>
            <w:tcW w:w="4680" w:type="dxa"/>
            <w:tcMar>
              <w:top w:w="100" w:type="dxa"/>
              <w:left w:w="100" w:type="dxa"/>
              <w:bottom w:w="100" w:type="dxa"/>
              <w:right w:w="100" w:type="dxa"/>
            </w:tcMar>
            <w:vAlign w:val="center"/>
          </w:tcPr>
          <w:p w14:paraId="3FC68BBE"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infla</w:t>
            </w:r>
            <w:proofErr w:type="spellEnd"/>
          </w:p>
        </w:tc>
        <w:tc>
          <w:tcPr>
            <w:tcW w:w="4680" w:type="dxa"/>
            <w:tcMar>
              <w:top w:w="100" w:type="dxa"/>
              <w:left w:w="100" w:type="dxa"/>
              <w:bottom w:w="100" w:type="dxa"/>
              <w:right w:w="100" w:type="dxa"/>
            </w:tcMar>
          </w:tcPr>
          <w:p w14:paraId="3EEBBFE1" w14:textId="36CF3ECA" w:rsidR="002F52D3" w:rsidRPr="00B36584" w:rsidRDefault="00DE0C8F" w:rsidP="00027592">
            <w:pPr>
              <w:widowControl w:val="0"/>
              <w:pBdr>
                <w:top w:val="nil"/>
                <w:left w:val="nil"/>
                <w:bottom w:val="nil"/>
                <w:right w:val="nil"/>
                <w:between w:val="nil"/>
              </w:pBdr>
              <w:spacing w:line="360" w:lineRule="auto"/>
              <w:ind w:firstLine="45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Two different opinions are that </w:t>
            </w:r>
            <w:r w:rsidR="00B86A0F" w:rsidRPr="00B36584">
              <w:rPr>
                <w:rFonts w:ascii="Times New Roman" w:eastAsia="Times New Roman" w:hAnsi="Times New Roman" w:cs="Times New Roman"/>
                <w:sz w:val="24"/>
                <w:szCs w:val="24"/>
              </w:rPr>
              <w:t>INF</w:t>
            </w:r>
            <w:r w:rsidRPr="00B36584">
              <w:rPr>
                <w:rFonts w:ascii="Times New Roman" w:eastAsia="Times New Roman" w:hAnsi="Times New Roman" w:cs="Times New Roman"/>
                <w:sz w:val="24"/>
                <w:szCs w:val="24"/>
              </w:rPr>
              <w:t xml:space="preserve"> can be both positively and negatively proportional to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so the team has no expectations for a correlation between </w:t>
            </w:r>
            <w:r w:rsidR="00B86A0F" w:rsidRPr="00B36584">
              <w:rPr>
                <w:rFonts w:ascii="Times New Roman" w:eastAsia="Times New Roman" w:hAnsi="Times New Roman" w:cs="Times New Roman"/>
                <w:sz w:val="24"/>
                <w:szCs w:val="24"/>
              </w:rPr>
              <w:t>INF</w:t>
            </w:r>
            <w:r w:rsidRPr="00B36584">
              <w:rPr>
                <w:rFonts w:ascii="Times New Roman" w:eastAsia="Times New Roman" w:hAnsi="Times New Roman" w:cs="Times New Roman"/>
                <w:sz w:val="24"/>
                <w:szCs w:val="24"/>
              </w:rPr>
              <w:t xml:space="preserve"> and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w:t>
            </w:r>
          </w:p>
        </w:tc>
      </w:tr>
      <w:tr w:rsidR="009A2A41" w:rsidRPr="00B36584" w14:paraId="0BA38670" w14:textId="77777777">
        <w:tc>
          <w:tcPr>
            <w:tcW w:w="4680" w:type="dxa"/>
            <w:tcMar>
              <w:top w:w="100" w:type="dxa"/>
              <w:left w:w="100" w:type="dxa"/>
              <w:bottom w:w="100" w:type="dxa"/>
              <w:right w:w="100" w:type="dxa"/>
            </w:tcMar>
            <w:vAlign w:val="center"/>
          </w:tcPr>
          <w:p w14:paraId="59CC36A2"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m1</w:t>
            </w:r>
          </w:p>
        </w:tc>
        <w:tc>
          <w:tcPr>
            <w:tcW w:w="4680" w:type="dxa"/>
            <w:tcMar>
              <w:top w:w="100" w:type="dxa"/>
              <w:left w:w="100" w:type="dxa"/>
              <w:bottom w:w="100" w:type="dxa"/>
              <w:right w:w="100" w:type="dxa"/>
            </w:tcMar>
          </w:tcPr>
          <w:p w14:paraId="0A58CC55" w14:textId="187B673D" w:rsidR="002F52D3" w:rsidRPr="00B36584" w:rsidRDefault="00DE0C8F" w:rsidP="00027592">
            <w:pPr>
              <w:widowControl w:val="0"/>
              <w:pBdr>
                <w:top w:val="nil"/>
                <w:left w:val="nil"/>
                <w:bottom w:val="nil"/>
                <w:right w:val="nil"/>
                <w:between w:val="nil"/>
              </w:pBdr>
              <w:spacing w:line="360" w:lineRule="auto"/>
              <w:ind w:firstLine="45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The increase in total </w:t>
            </w:r>
            <w:r w:rsidR="00B86A0F" w:rsidRPr="00B36584">
              <w:rPr>
                <w:rFonts w:ascii="Times New Roman" w:eastAsia="Times New Roman" w:hAnsi="Times New Roman" w:cs="Times New Roman"/>
                <w:sz w:val="24"/>
                <w:szCs w:val="24"/>
              </w:rPr>
              <w:t>M1</w:t>
            </w:r>
            <w:r w:rsidRPr="00B36584">
              <w:rPr>
                <w:rFonts w:ascii="Times New Roman" w:eastAsia="Times New Roman" w:hAnsi="Times New Roman" w:cs="Times New Roman"/>
                <w:sz w:val="24"/>
                <w:szCs w:val="24"/>
              </w:rPr>
              <w:t xml:space="preserve"> can come from many factors, including reduced </w:t>
            </w:r>
            <w:r w:rsidR="00B86A0F" w:rsidRPr="00B36584">
              <w:rPr>
                <w:rFonts w:ascii="Times New Roman" w:eastAsia="Times New Roman" w:hAnsi="Times New Roman" w:cs="Times New Roman"/>
                <w:sz w:val="24"/>
                <w:szCs w:val="24"/>
              </w:rPr>
              <w:t>RIR</w:t>
            </w:r>
            <w:r w:rsidRPr="00B36584">
              <w:rPr>
                <w:rFonts w:ascii="Times New Roman" w:eastAsia="Times New Roman" w:hAnsi="Times New Roman" w:cs="Times New Roman"/>
                <w:sz w:val="24"/>
                <w:szCs w:val="24"/>
              </w:rPr>
              <w:t xml:space="preserve"> to increase </w:t>
            </w:r>
            <w:r w:rsidR="00B86A0F" w:rsidRPr="00B36584">
              <w:rPr>
                <w:rFonts w:ascii="Times New Roman" w:eastAsia="Times New Roman" w:hAnsi="Times New Roman" w:cs="Times New Roman"/>
                <w:sz w:val="24"/>
                <w:szCs w:val="24"/>
              </w:rPr>
              <w:t>EG</w:t>
            </w:r>
            <w:r w:rsidRPr="00B36584">
              <w:rPr>
                <w:rFonts w:ascii="Times New Roman" w:eastAsia="Times New Roman" w:hAnsi="Times New Roman" w:cs="Times New Roman"/>
                <w:sz w:val="24"/>
                <w:szCs w:val="24"/>
              </w:rPr>
              <w:t xml:space="preserve"> and promote investment. The amount of </w:t>
            </w:r>
            <w:r w:rsidR="00B86A0F" w:rsidRPr="00B36584">
              <w:rPr>
                <w:rFonts w:ascii="Times New Roman" w:eastAsia="Times New Roman" w:hAnsi="Times New Roman" w:cs="Times New Roman"/>
                <w:sz w:val="24"/>
                <w:szCs w:val="24"/>
              </w:rPr>
              <w:t>M1</w:t>
            </w:r>
            <w:r w:rsidRPr="00B36584">
              <w:rPr>
                <w:rFonts w:ascii="Times New Roman" w:eastAsia="Times New Roman" w:hAnsi="Times New Roman" w:cs="Times New Roman"/>
                <w:sz w:val="24"/>
                <w:szCs w:val="24"/>
              </w:rPr>
              <w:t xml:space="preserve"> will be proportional to financial investments in general and stocks in particular. </w:t>
            </w:r>
            <w:r w:rsidRPr="00B36584">
              <w:rPr>
                <w:rFonts w:ascii="Times New Roman" w:eastAsia="Times New Roman" w:hAnsi="Times New Roman" w:cs="Times New Roman"/>
                <w:sz w:val="24"/>
                <w:szCs w:val="24"/>
              </w:rPr>
              <w:lastRenderedPageBreak/>
              <w:t xml:space="preserve">The increase in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is due to increased investment demand.</w:t>
            </w:r>
          </w:p>
        </w:tc>
      </w:tr>
      <w:tr w:rsidR="009A2A41" w:rsidRPr="00B36584" w14:paraId="447A515C" w14:textId="77777777">
        <w:tc>
          <w:tcPr>
            <w:tcW w:w="4680" w:type="dxa"/>
            <w:tcMar>
              <w:top w:w="100" w:type="dxa"/>
              <w:left w:w="100" w:type="dxa"/>
              <w:bottom w:w="100" w:type="dxa"/>
              <w:right w:w="100" w:type="dxa"/>
            </w:tcMar>
            <w:vAlign w:val="center"/>
          </w:tcPr>
          <w:p w14:paraId="1B693AF3"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lastRenderedPageBreak/>
              <w:t>rev</w:t>
            </w:r>
          </w:p>
        </w:tc>
        <w:tc>
          <w:tcPr>
            <w:tcW w:w="4680" w:type="dxa"/>
            <w:tcMar>
              <w:top w:w="100" w:type="dxa"/>
              <w:left w:w="100" w:type="dxa"/>
              <w:bottom w:w="100" w:type="dxa"/>
              <w:right w:w="100" w:type="dxa"/>
            </w:tcMar>
          </w:tcPr>
          <w:p w14:paraId="2F0741F6" w14:textId="78ED36C2" w:rsidR="002F52D3" w:rsidRPr="00B36584" w:rsidRDefault="00DE0C8F" w:rsidP="00027592">
            <w:pPr>
              <w:spacing w:before="60" w:after="60" w:line="360" w:lineRule="auto"/>
              <w:ind w:firstLine="45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The growth in total </w:t>
            </w:r>
            <w:r w:rsidR="0066679A" w:rsidRPr="00B36584">
              <w:rPr>
                <w:rFonts w:ascii="Times New Roman" w:eastAsia="Times New Roman" w:hAnsi="Times New Roman" w:cs="Times New Roman"/>
                <w:sz w:val="24"/>
                <w:szCs w:val="24"/>
              </w:rPr>
              <w:t>NR</w:t>
            </w:r>
            <w:r w:rsidRPr="00B36584">
              <w:rPr>
                <w:rFonts w:ascii="Times New Roman" w:eastAsia="Times New Roman" w:hAnsi="Times New Roman" w:cs="Times New Roman"/>
                <w:sz w:val="24"/>
                <w:szCs w:val="24"/>
              </w:rPr>
              <w:t xml:space="preserve"> earned before capital costs and </w:t>
            </w:r>
            <w:r w:rsidR="00B86A0F" w:rsidRPr="00B36584">
              <w:rPr>
                <w:rFonts w:ascii="Times New Roman" w:eastAsia="Times New Roman" w:hAnsi="Times New Roman" w:cs="Times New Roman"/>
                <w:sz w:val="24"/>
                <w:szCs w:val="24"/>
              </w:rPr>
              <w:t>OPEX</w:t>
            </w:r>
            <w:r w:rsidRPr="00B36584">
              <w:rPr>
                <w:rFonts w:ascii="Times New Roman" w:eastAsia="Times New Roman" w:hAnsi="Times New Roman" w:cs="Times New Roman"/>
                <w:sz w:val="24"/>
                <w:szCs w:val="24"/>
              </w:rPr>
              <w:t xml:space="preserve"> cannot </w:t>
            </w:r>
            <w:r w:rsidR="00930956" w:rsidRPr="00B36584">
              <w:rPr>
                <w:rFonts w:ascii="Times New Roman" w:eastAsia="Times New Roman" w:hAnsi="Times New Roman" w:cs="Times New Roman"/>
                <w:sz w:val="24"/>
                <w:szCs w:val="24"/>
              </w:rPr>
              <w:t>determine</w:t>
            </w:r>
            <w:r w:rsidRPr="00B36584">
              <w:rPr>
                <w:rFonts w:ascii="Times New Roman" w:eastAsia="Times New Roman" w:hAnsi="Times New Roman" w:cs="Times New Roman"/>
                <w:sz w:val="24"/>
                <w:szCs w:val="24"/>
              </w:rPr>
              <w:t xml:space="preserve"> whether the company is profitable or not because it is also based on many other cost factors. However, growth in </w:t>
            </w:r>
            <w:r w:rsidR="0066679A" w:rsidRPr="00B36584">
              <w:rPr>
                <w:rFonts w:ascii="Times New Roman" w:eastAsia="Times New Roman" w:hAnsi="Times New Roman" w:cs="Times New Roman"/>
                <w:sz w:val="24"/>
                <w:szCs w:val="24"/>
              </w:rPr>
              <w:t>NR</w:t>
            </w:r>
            <w:r w:rsidRPr="00B36584">
              <w:rPr>
                <w:rFonts w:ascii="Times New Roman" w:eastAsia="Times New Roman" w:hAnsi="Times New Roman" w:cs="Times New Roman"/>
                <w:sz w:val="24"/>
                <w:szCs w:val="24"/>
              </w:rPr>
              <w:t xml:space="preserve"> shows the company's profitability and the profits that can be generated from it. Furthermore, although the </w:t>
            </w:r>
            <w:r w:rsidR="00B86A0F" w:rsidRPr="00B36584">
              <w:rPr>
                <w:rFonts w:ascii="Times New Roman" w:eastAsia="Times New Roman" w:hAnsi="Times New Roman" w:cs="Times New Roman"/>
                <w:sz w:val="24"/>
                <w:szCs w:val="24"/>
              </w:rPr>
              <w:t>DPR</w:t>
            </w:r>
            <w:r w:rsidRPr="00B36584">
              <w:rPr>
                <w:rFonts w:ascii="Times New Roman" w:eastAsia="Times New Roman" w:hAnsi="Times New Roman" w:cs="Times New Roman"/>
                <w:sz w:val="24"/>
                <w:szCs w:val="24"/>
              </w:rPr>
              <w:t xml:space="preserve"> is based on each company's policy, the generation of </w:t>
            </w:r>
            <w:r w:rsidR="00B86A0F" w:rsidRPr="00B36584">
              <w:rPr>
                <w:rFonts w:ascii="Times New Roman" w:eastAsia="Times New Roman" w:hAnsi="Times New Roman" w:cs="Times New Roman"/>
                <w:sz w:val="24"/>
                <w:szCs w:val="24"/>
              </w:rPr>
              <w:t>NI</w:t>
            </w:r>
            <w:r w:rsidRPr="00B36584">
              <w:rPr>
                <w:rFonts w:ascii="Times New Roman" w:eastAsia="Times New Roman" w:hAnsi="Times New Roman" w:cs="Times New Roman"/>
                <w:sz w:val="24"/>
                <w:szCs w:val="24"/>
              </w:rPr>
              <w:t xml:space="preserve"> will affect this ratio. </w:t>
            </w:r>
            <w:r w:rsidR="00B86A0F" w:rsidRPr="00B36584">
              <w:rPr>
                <w:rFonts w:ascii="Times New Roman" w:eastAsia="Times New Roman" w:hAnsi="Times New Roman" w:cs="Times New Roman"/>
                <w:sz w:val="24"/>
                <w:szCs w:val="24"/>
              </w:rPr>
              <w:t xml:space="preserve">In </w:t>
            </w:r>
            <w:proofErr w:type="gramStart"/>
            <w:r w:rsidR="00B86A0F" w:rsidRPr="00B36584">
              <w:rPr>
                <w:rFonts w:ascii="Times New Roman" w:eastAsia="Times New Roman" w:hAnsi="Times New Roman" w:cs="Times New Roman"/>
                <w:sz w:val="24"/>
                <w:szCs w:val="24"/>
              </w:rPr>
              <w:t>the other</w:t>
            </w:r>
            <w:proofErr w:type="gramEnd"/>
            <w:r w:rsidR="00B86A0F" w:rsidRPr="00B36584">
              <w:rPr>
                <w:rFonts w:ascii="Times New Roman" w:eastAsia="Times New Roman" w:hAnsi="Times New Roman" w:cs="Times New Roman"/>
                <w:sz w:val="24"/>
                <w:szCs w:val="24"/>
              </w:rPr>
              <w:t xml:space="preserve"> words</w:t>
            </w:r>
            <w:r w:rsidRPr="00B36584">
              <w:rPr>
                <w:rFonts w:ascii="Times New Roman" w:eastAsia="Times New Roman" w:hAnsi="Times New Roman" w:cs="Times New Roman"/>
                <w:sz w:val="24"/>
                <w:szCs w:val="24"/>
              </w:rPr>
              <w:t>, if this ratio is high, it will attract more investors to invest in the company's stock, promoting the increase of its own demand and leading to the growth of enterprise value.</w:t>
            </w:r>
          </w:p>
        </w:tc>
      </w:tr>
      <w:tr w:rsidR="009A2A41" w:rsidRPr="00B36584" w14:paraId="24B560EF" w14:textId="77777777">
        <w:tc>
          <w:tcPr>
            <w:tcW w:w="4680" w:type="dxa"/>
            <w:tcMar>
              <w:top w:w="100" w:type="dxa"/>
              <w:left w:w="100" w:type="dxa"/>
              <w:bottom w:w="100" w:type="dxa"/>
              <w:right w:w="100" w:type="dxa"/>
            </w:tcMar>
            <w:vAlign w:val="center"/>
          </w:tcPr>
          <w:p w14:paraId="23900BD8" w14:textId="77777777" w:rsidR="002F52D3" w:rsidRPr="00B36584" w:rsidRDefault="00DE0C8F" w:rsidP="00027592">
            <w:pPr>
              <w:widowControl w:val="0"/>
              <w:spacing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capex</w:t>
            </w:r>
          </w:p>
        </w:tc>
        <w:tc>
          <w:tcPr>
            <w:tcW w:w="4680" w:type="dxa"/>
            <w:tcMar>
              <w:top w:w="100" w:type="dxa"/>
              <w:left w:w="100" w:type="dxa"/>
              <w:bottom w:w="100" w:type="dxa"/>
              <w:right w:w="100" w:type="dxa"/>
            </w:tcMar>
          </w:tcPr>
          <w:p w14:paraId="682313A4" w14:textId="2BEB56DF" w:rsidR="002F52D3" w:rsidRPr="00B36584" w:rsidRDefault="00DE0C8F" w:rsidP="00027592">
            <w:pPr>
              <w:widowControl w:val="0"/>
              <w:pBdr>
                <w:top w:val="nil"/>
                <w:left w:val="nil"/>
                <w:bottom w:val="nil"/>
                <w:right w:val="nil"/>
                <w:between w:val="nil"/>
              </w:pBdr>
              <w:spacing w:line="360" w:lineRule="auto"/>
              <w:ind w:firstLine="45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The investment </w:t>
            </w:r>
            <w:r w:rsidR="00930956" w:rsidRPr="00B36584">
              <w:rPr>
                <w:rFonts w:ascii="Times New Roman" w:eastAsia="Times New Roman" w:hAnsi="Times New Roman" w:cs="Times New Roman"/>
                <w:sz w:val="24"/>
                <w:szCs w:val="24"/>
              </w:rPr>
              <w:t>in</w:t>
            </w:r>
            <w:r w:rsidRPr="00B36584">
              <w:rPr>
                <w:rFonts w:ascii="Times New Roman" w:eastAsia="Times New Roman" w:hAnsi="Times New Roman" w:cs="Times New Roman"/>
                <w:sz w:val="24"/>
                <w:szCs w:val="24"/>
              </w:rPr>
              <w:t xml:space="preserve"> </w:t>
            </w:r>
            <w:r w:rsidR="00B86A0F" w:rsidRPr="00B36584">
              <w:rPr>
                <w:rFonts w:ascii="Times New Roman" w:eastAsia="Times New Roman" w:hAnsi="Times New Roman" w:cs="Times New Roman"/>
                <w:sz w:val="24"/>
                <w:szCs w:val="24"/>
              </w:rPr>
              <w:t>TFA</w:t>
            </w:r>
            <w:r w:rsidRPr="00B36584">
              <w:rPr>
                <w:rFonts w:ascii="Times New Roman" w:eastAsia="Times New Roman" w:hAnsi="Times New Roman" w:cs="Times New Roman"/>
                <w:sz w:val="24"/>
                <w:szCs w:val="24"/>
              </w:rPr>
              <w:t xml:space="preserve"> may be profitable due to </w:t>
            </w:r>
            <w:r w:rsidR="0066679A" w:rsidRPr="00B36584">
              <w:rPr>
                <w:rFonts w:ascii="Times New Roman" w:eastAsia="Times New Roman" w:hAnsi="Times New Roman" w:cs="Times New Roman"/>
                <w:sz w:val="24"/>
                <w:szCs w:val="24"/>
              </w:rPr>
              <w:t>NR</w:t>
            </w:r>
            <w:r w:rsidRPr="00B36584">
              <w:rPr>
                <w:rFonts w:ascii="Times New Roman" w:eastAsia="Times New Roman" w:hAnsi="Times New Roman" w:cs="Times New Roman"/>
                <w:sz w:val="24"/>
                <w:szCs w:val="24"/>
              </w:rPr>
              <w:t xml:space="preserve"> growth thanks to increased production. As mentioned, the correlation between </w:t>
            </w:r>
            <w:r w:rsidR="0066679A" w:rsidRPr="00B36584">
              <w:rPr>
                <w:rFonts w:ascii="Times New Roman" w:eastAsia="Times New Roman" w:hAnsi="Times New Roman" w:cs="Times New Roman"/>
                <w:sz w:val="24"/>
                <w:szCs w:val="24"/>
              </w:rPr>
              <w:t>NR</w:t>
            </w:r>
            <w:r w:rsidRPr="00B36584">
              <w:rPr>
                <w:rFonts w:ascii="Times New Roman" w:eastAsia="Times New Roman" w:hAnsi="Times New Roman" w:cs="Times New Roman"/>
                <w:sz w:val="24"/>
                <w:szCs w:val="24"/>
              </w:rPr>
              <w:t xml:space="preserve"> and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 is positive.</w:t>
            </w:r>
          </w:p>
        </w:tc>
      </w:tr>
      <w:tr w:rsidR="009A2A41" w:rsidRPr="00B36584" w14:paraId="76A4CB8D" w14:textId="77777777">
        <w:tc>
          <w:tcPr>
            <w:tcW w:w="4680" w:type="dxa"/>
            <w:tcMar>
              <w:top w:w="100" w:type="dxa"/>
              <w:left w:w="100" w:type="dxa"/>
              <w:bottom w:w="100" w:type="dxa"/>
              <w:right w:w="100" w:type="dxa"/>
            </w:tcMar>
            <w:vAlign w:val="center"/>
          </w:tcPr>
          <w:p w14:paraId="5D5468F2" w14:textId="38ADC4F6" w:rsidR="002F52D3" w:rsidRPr="00B36584" w:rsidRDefault="00B86A0F" w:rsidP="00027592">
            <w:pPr>
              <w:widowControl w:val="0"/>
              <w:spacing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roaa</w:t>
            </w:r>
            <w:proofErr w:type="spellEnd"/>
            <w:r w:rsidR="00DE0C8F" w:rsidRPr="00B36584">
              <w:rPr>
                <w:rFonts w:ascii="Times New Roman" w:eastAsia="Times New Roman" w:hAnsi="Times New Roman" w:cs="Times New Roman"/>
                <w:sz w:val="24"/>
                <w:szCs w:val="24"/>
              </w:rPr>
              <w:t xml:space="preserve">, </w:t>
            </w:r>
            <w:proofErr w:type="spellStart"/>
            <w:r w:rsidRPr="00B36584">
              <w:rPr>
                <w:rFonts w:ascii="Times New Roman" w:eastAsia="Times New Roman" w:hAnsi="Times New Roman" w:cs="Times New Roman"/>
                <w:sz w:val="24"/>
                <w:szCs w:val="24"/>
              </w:rPr>
              <w:t>raoe</w:t>
            </w:r>
            <w:proofErr w:type="spellEnd"/>
            <w:r w:rsidR="00DE0C8F" w:rsidRPr="00B36584">
              <w:rPr>
                <w:rFonts w:ascii="Times New Roman" w:eastAsia="Times New Roman" w:hAnsi="Times New Roman" w:cs="Times New Roman"/>
                <w:sz w:val="24"/>
                <w:szCs w:val="24"/>
              </w:rPr>
              <w:t xml:space="preserve"> and eps</w:t>
            </w:r>
          </w:p>
        </w:tc>
        <w:tc>
          <w:tcPr>
            <w:tcW w:w="4680" w:type="dxa"/>
            <w:tcMar>
              <w:top w:w="100" w:type="dxa"/>
              <w:left w:w="100" w:type="dxa"/>
              <w:bottom w:w="100" w:type="dxa"/>
              <w:right w:w="100" w:type="dxa"/>
            </w:tcMar>
          </w:tcPr>
          <w:p w14:paraId="0A4AE7A1" w14:textId="4BDC6F70" w:rsidR="002F52D3" w:rsidRPr="00B36584" w:rsidRDefault="00DE0C8F" w:rsidP="00027592">
            <w:pPr>
              <w:keepNext/>
              <w:spacing w:before="60" w:after="60" w:line="360" w:lineRule="auto"/>
              <w:ind w:firstLine="45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Specifically, because the growth of </w:t>
            </w:r>
            <w:r w:rsidR="0066679A" w:rsidRPr="00B36584">
              <w:rPr>
                <w:rFonts w:ascii="Times New Roman" w:eastAsia="Times New Roman" w:hAnsi="Times New Roman" w:cs="Times New Roman"/>
                <w:sz w:val="24"/>
                <w:szCs w:val="24"/>
              </w:rPr>
              <w:t>ROAA</w:t>
            </w:r>
            <w:r w:rsidRPr="00B36584">
              <w:rPr>
                <w:rFonts w:ascii="Times New Roman" w:eastAsia="Times New Roman" w:hAnsi="Times New Roman" w:cs="Times New Roman"/>
                <w:sz w:val="24"/>
                <w:szCs w:val="24"/>
              </w:rPr>
              <w:t xml:space="preserve"> is based on the profitability of a company's assets, </w:t>
            </w:r>
            <w:r w:rsidR="0066679A" w:rsidRPr="00B36584">
              <w:rPr>
                <w:rFonts w:ascii="Times New Roman" w:eastAsia="Times New Roman" w:hAnsi="Times New Roman" w:cs="Times New Roman"/>
                <w:sz w:val="24"/>
                <w:szCs w:val="24"/>
              </w:rPr>
              <w:t>ROAA</w:t>
            </w:r>
            <w:r w:rsidRPr="00B36584">
              <w:rPr>
                <w:rFonts w:ascii="Times New Roman" w:eastAsia="Times New Roman" w:hAnsi="Times New Roman" w:cs="Times New Roman"/>
                <w:sz w:val="24"/>
                <w:szCs w:val="24"/>
              </w:rPr>
              <w:t xml:space="preserve"> is included to test its correlation with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w:t>
            </w:r>
            <w:r w:rsidR="00930956" w:rsidRPr="00B36584">
              <w:rPr>
                <w:rFonts w:ascii="Times New Roman" w:eastAsia="Times New Roman" w:hAnsi="Times New Roman" w:cs="Times New Roman"/>
                <w:sz w:val="24"/>
                <w:szCs w:val="24"/>
              </w:rPr>
              <w:t xml:space="preserve"> It is</w:t>
            </w:r>
            <w:r w:rsidRPr="00B36584">
              <w:rPr>
                <w:rFonts w:ascii="Times New Roman" w:eastAsia="Times New Roman" w:hAnsi="Times New Roman" w:cs="Times New Roman"/>
                <w:sz w:val="24"/>
                <w:szCs w:val="24"/>
              </w:rPr>
              <w:t xml:space="preserve"> </w:t>
            </w:r>
            <w:proofErr w:type="gramStart"/>
            <w:r w:rsidR="00930956" w:rsidRPr="00B36584">
              <w:rPr>
                <w:rFonts w:ascii="Times New Roman" w:eastAsia="Times New Roman" w:hAnsi="Times New Roman" w:cs="Times New Roman"/>
                <w:sz w:val="24"/>
                <w:szCs w:val="24"/>
              </w:rPr>
              <w:t>s</w:t>
            </w:r>
            <w:r w:rsidRPr="00B36584">
              <w:rPr>
                <w:rFonts w:ascii="Times New Roman" w:eastAsia="Times New Roman" w:hAnsi="Times New Roman" w:cs="Times New Roman"/>
                <w:sz w:val="24"/>
                <w:szCs w:val="24"/>
              </w:rPr>
              <w:t>imilar to</w:t>
            </w:r>
            <w:proofErr w:type="gramEnd"/>
            <w:r w:rsidRPr="00B36584">
              <w:rPr>
                <w:rFonts w:ascii="Times New Roman" w:eastAsia="Times New Roman" w:hAnsi="Times New Roman" w:cs="Times New Roman"/>
                <w:sz w:val="24"/>
                <w:szCs w:val="24"/>
              </w:rPr>
              <w:t xml:space="preserve"> </w:t>
            </w:r>
            <w:r w:rsidR="0066679A" w:rsidRPr="00B36584">
              <w:rPr>
                <w:rFonts w:ascii="Times New Roman" w:eastAsia="Times New Roman" w:hAnsi="Times New Roman" w:cs="Times New Roman"/>
                <w:sz w:val="24"/>
                <w:szCs w:val="24"/>
              </w:rPr>
              <w:t>ROAA</w:t>
            </w:r>
            <w:r w:rsidR="00930956" w:rsidRPr="00B36584">
              <w:rPr>
                <w:rFonts w:ascii="Times New Roman" w:eastAsia="Times New Roman" w:hAnsi="Times New Roman" w:cs="Times New Roman"/>
                <w:sz w:val="24"/>
                <w:szCs w:val="24"/>
              </w:rPr>
              <w:t>;</w:t>
            </w:r>
            <w:r w:rsidRPr="00B36584">
              <w:rPr>
                <w:rFonts w:ascii="Times New Roman" w:eastAsia="Times New Roman" w:hAnsi="Times New Roman" w:cs="Times New Roman"/>
                <w:sz w:val="24"/>
                <w:szCs w:val="24"/>
              </w:rPr>
              <w:t xml:space="preserve"> </w:t>
            </w:r>
            <w:r w:rsidR="00AD7D2B" w:rsidRPr="00B36584">
              <w:rPr>
                <w:rFonts w:ascii="Times New Roman" w:eastAsia="Times New Roman" w:hAnsi="Times New Roman" w:cs="Times New Roman"/>
                <w:sz w:val="24"/>
                <w:szCs w:val="24"/>
              </w:rPr>
              <w:t>ROAE</w:t>
            </w:r>
            <w:r w:rsidRPr="00B36584">
              <w:rPr>
                <w:rFonts w:ascii="Times New Roman" w:eastAsia="Times New Roman" w:hAnsi="Times New Roman" w:cs="Times New Roman"/>
                <w:sz w:val="24"/>
                <w:szCs w:val="24"/>
              </w:rPr>
              <w:t xml:space="preserve"> is the profitability of assets that do not come from liabilities. In addition, because EPS is calculated based on </w:t>
            </w:r>
            <w:r w:rsidR="00B86A0F" w:rsidRPr="00B36584">
              <w:rPr>
                <w:rFonts w:ascii="Times New Roman" w:eastAsia="Times New Roman" w:hAnsi="Times New Roman" w:cs="Times New Roman"/>
                <w:sz w:val="24"/>
                <w:szCs w:val="24"/>
              </w:rPr>
              <w:t>NI</w:t>
            </w:r>
            <w:r w:rsidRPr="00B36584">
              <w:rPr>
                <w:rFonts w:ascii="Times New Roman" w:eastAsia="Times New Roman" w:hAnsi="Times New Roman" w:cs="Times New Roman"/>
                <w:sz w:val="24"/>
                <w:szCs w:val="24"/>
              </w:rPr>
              <w:t xml:space="preserve"> and share outstanding, an increase in </w:t>
            </w:r>
            <w:r w:rsidR="00B86A0F" w:rsidRPr="00B36584">
              <w:rPr>
                <w:rFonts w:ascii="Times New Roman" w:eastAsia="Times New Roman" w:hAnsi="Times New Roman" w:cs="Times New Roman"/>
                <w:sz w:val="24"/>
                <w:szCs w:val="24"/>
              </w:rPr>
              <w:t>NI</w:t>
            </w:r>
            <w:r w:rsidRPr="00B36584">
              <w:rPr>
                <w:rFonts w:ascii="Times New Roman" w:eastAsia="Times New Roman" w:hAnsi="Times New Roman" w:cs="Times New Roman"/>
                <w:sz w:val="24"/>
                <w:szCs w:val="24"/>
              </w:rPr>
              <w:t xml:space="preserve"> leads to an </w:t>
            </w:r>
            <w:r w:rsidRPr="00B36584">
              <w:rPr>
                <w:rFonts w:ascii="Times New Roman" w:eastAsia="Times New Roman" w:hAnsi="Times New Roman" w:cs="Times New Roman"/>
                <w:sz w:val="24"/>
                <w:szCs w:val="24"/>
              </w:rPr>
              <w:lastRenderedPageBreak/>
              <w:t xml:space="preserve">increase in the value of the stock. EPS is included to confirm how it correlates to the </w:t>
            </w:r>
            <w:r w:rsidR="00B86A0F" w:rsidRPr="00B36584">
              <w:rPr>
                <w:rFonts w:ascii="Times New Roman" w:eastAsia="Times New Roman" w:hAnsi="Times New Roman" w:cs="Times New Roman"/>
                <w:sz w:val="24"/>
                <w:szCs w:val="24"/>
              </w:rPr>
              <w:t>SP.</w:t>
            </w:r>
          </w:p>
        </w:tc>
      </w:tr>
    </w:tbl>
    <w:p w14:paraId="4EFDCF4D" w14:textId="5D993EE4" w:rsidR="00B86A0F" w:rsidRPr="00027592" w:rsidRDefault="00D82838" w:rsidP="00027592">
      <w:pPr>
        <w:pStyle w:val="TableofFigures"/>
        <w:spacing w:line="360" w:lineRule="auto"/>
        <w:jc w:val="center"/>
        <w:rPr>
          <w:rFonts w:ascii="Times New Roman" w:hAnsi="Times New Roman" w:cs="Times New Roman"/>
          <w:b w:val="0"/>
          <w:bCs w:val="0"/>
          <w:i/>
          <w:iCs/>
          <w:sz w:val="22"/>
          <w:szCs w:val="22"/>
        </w:rPr>
      </w:pPr>
      <w:bookmarkStart w:id="167" w:name="_Toc152356583"/>
      <w:r w:rsidRPr="00027592">
        <w:rPr>
          <w:rFonts w:ascii="Times New Roman" w:hAnsi="Times New Roman" w:cs="Times New Roman"/>
          <w:b w:val="0"/>
          <w:bCs w:val="0"/>
          <w:i/>
          <w:iCs/>
          <w:sz w:val="22"/>
          <w:szCs w:val="22"/>
        </w:rPr>
        <w:lastRenderedPageBreak/>
        <w:t xml:space="preserve">Table </w:t>
      </w:r>
      <w:r w:rsidRPr="00027592">
        <w:rPr>
          <w:rFonts w:ascii="Times New Roman" w:hAnsi="Times New Roman" w:cs="Times New Roman"/>
          <w:b w:val="0"/>
          <w:bCs w:val="0"/>
          <w:i/>
          <w:iCs/>
          <w:sz w:val="22"/>
          <w:szCs w:val="22"/>
        </w:rPr>
        <w:fldChar w:fldCharType="begin"/>
      </w:r>
      <w:r w:rsidRPr="00027592">
        <w:rPr>
          <w:rFonts w:ascii="Times New Roman" w:hAnsi="Times New Roman" w:cs="Times New Roman"/>
          <w:b w:val="0"/>
          <w:bCs w:val="0"/>
          <w:i/>
          <w:iCs/>
          <w:sz w:val="22"/>
          <w:szCs w:val="22"/>
        </w:rPr>
        <w:instrText xml:space="preserve"> SEQ Table \* ARABIC </w:instrText>
      </w:r>
      <w:r w:rsidRPr="00027592">
        <w:rPr>
          <w:rFonts w:ascii="Times New Roman" w:hAnsi="Times New Roman" w:cs="Times New Roman"/>
          <w:b w:val="0"/>
          <w:bCs w:val="0"/>
          <w:i/>
          <w:iCs/>
          <w:sz w:val="22"/>
          <w:szCs w:val="22"/>
        </w:rPr>
        <w:fldChar w:fldCharType="separate"/>
      </w:r>
      <w:r w:rsidRPr="00027592">
        <w:rPr>
          <w:rFonts w:ascii="Times New Roman" w:hAnsi="Times New Roman" w:cs="Times New Roman"/>
          <w:b w:val="0"/>
          <w:bCs w:val="0"/>
          <w:i/>
          <w:iCs/>
          <w:noProof/>
          <w:sz w:val="22"/>
          <w:szCs w:val="22"/>
        </w:rPr>
        <w:t>12</w:t>
      </w:r>
      <w:r w:rsidRPr="00027592">
        <w:rPr>
          <w:rFonts w:ascii="Times New Roman" w:hAnsi="Times New Roman" w:cs="Times New Roman"/>
          <w:b w:val="0"/>
          <w:bCs w:val="0"/>
          <w:i/>
          <w:iCs/>
          <w:sz w:val="22"/>
          <w:szCs w:val="22"/>
        </w:rPr>
        <w:fldChar w:fldCharType="end"/>
      </w:r>
      <w:r w:rsidR="00B86A0F" w:rsidRPr="00027592">
        <w:rPr>
          <w:rFonts w:ascii="Times New Roman" w:hAnsi="Times New Roman" w:cs="Times New Roman"/>
          <w:b w:val="0"/>
          <w:bCs w:val="0"/>
          <w:i/>
          <w:iCs/>
          <w:sz w:val="22"/>
          <w:szCs w:val="22"/>
        </w:rPr>
        <w:t>: Explanation for expected signs for independent variables</w:t>
      </w:r>
      <w:bookmarkEnd w:id="167"/>
    </w:p>
    <w:p w14:paraId="0195FF45" w14:textId="77777777" w:rsidR="002F52D3" w:rsidRPr="00B36584" w:rsidRDefault="002F52D3" w:rsidP="00B36584">
      <w:pPr>
        <w:spacing w:before="60" w:after="60" w:line="360" w:lineRule="auto"/>
        <w:jc w:val="both"/>
        <w:rPr>
          <w:rFonts w:ascii="Times New Roman" w:eastAsia="Times New Roman" w:hAnsi="Times New Roman" w:cs="Times New Roman"/>
          <w:sz w:val="24"/>
          <w:szCs w:val="24"/>
        </w:rPr>
      </w:pPr>
    </w:p>
    <w:p w14:paraId="03D8A1F8" w14:textId="0B9ED528" w:rsidR="007B6773" w:rsidRPr="00B36584" w:rsidRDefault="392F6A62" w:rsidP="00B36584">
      <w:pPr>
        <w:pStyle w:val="Heading2"/>
        <w:rPr>
          <w:rFonts w:cs="Times New Roman"/>
        </w:rPr>
      </w:pPr>
      <w:bookmarkStart w:id="168" w:name="_Toc152346225"/>
      <w:bookmarkStart w:id="169" w:name="_Toc152356712"/>
      <w:bookmarkStart w:id="170" w:name="_Toc152356977"/>
      <w:r w:rsidRPr="00B36584">
        <w:rPr>
          <w:rFonts w:cs="Times New Roman"/>
        </w:rPr>
        <w:t>Appendix 03: Hausman Test Details</w:t>
      </w:r>
      <w:bookmarkEnd w:id="168"/>
      <w:bookmarkEnd w:id="169"/>
      <w:bookmarkEnd w:id="170"/>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7B6773" w:rsidRPr="00B36584" w14:paraId="1318E332" w14:textId="77777777" w:rsidTr="00F62453">
        <w:tc>
          <w:tcPr>
            <w:tcW w:w="3120" w:type="dxa"/>
            <w:tcBorders>
              <w:bottom w:val="single" w:sz="4" w:space="0" w:color="auto"/>
              <w:right w:val="single" w:sz="4" w:space="0" w:color="auto"/>
            </w:tcBorders>
            <w:tcMar>
              <w:top w:w="100" w:type="dxa"/>
              <w:left w:w="100" w:type="dxa"/>
              <w:bottom w:w="100" w:type="dxa"/>
              <w:right w:w="100" w:type="dxa"/>
            </w:tcMar>
          </w:tcPr>
          <w:p w14:paraId="28CA4BF6"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p>
        </w:tc>
        <w:tc>
          <w:tcPr>
            <w:tcW w:w="3120" w:type="dxa"/>
            <w:tcBorders>
              <w:left w:val="single" w:sz="4" w:space="0" w:color="auto"/>
              <w:bottom w:val="single" w:sz="4" w:space="0" w:color="auto"/>
            </w:tcBorders>
            <w:tcMar>
              <w:top w:w="100" w:type="dxa"/>
              <w:left w:w="100" w:type="dxa"/>
              <w:bottom w:w="100" w:type="dxa"/>
              <w:right w:w="100" w:type="dxa"/>
            </w:tcMar>
          </w:tcPr>
          <w:p w14:paraId="73D0DDED"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(b - B)</w:t>
            </w:r>
          </w:p>
          <w:p w14:paraId="2EDECAD4"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Difference</w:t>
            </w:r>
          </w:p>
        </w:tc>
        <w:tc>
          <w:tcPr>
            <w:tcW w:w="3120" w:type="dxa"/>
            <w:tcBorders>
              <w:bottom w:val="single" w:sz="4" w:space="0" w:color="auto"/>
            </w:tcBorders>
            <w:tcMar>
              <w:top w:w="100" w:type="dxa"/>
              <w:left w:w="100" w:type="dxa"/>
              <w:bottom w:w="100" w:type="dxa"/>
              <w:right w:w="100" w:type="dxa"/>
            </w:tcMar>
          </w:tcPr>
          <w:p w14:paraId="3417F910"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sqrt(</w:t>
            </w:r>
            <w:proofErr w:type="spellStart"/>
            <w:r w:rsidRPr="00B36584">
              <w:rPr>
                <w:rFonts w:ascii="Times New Roman" w:eastAsia="Times New Roman" w:hAnsi="Times New Roman" w:cs="Times New Roman"/>
                <w:b/>
                <w:sz w:val="24"/>
                <w:szCs w:val="24"/>
              </w:rPr>
              <w:t>diag</w:t>
            </w:r>
            <w:proofErr w:type="spellEnd"/>
            <w:r w:rsidRPr="00B36584">
              <w:rPr>
                <w:rFonts w:ascii="Times New Roman" w:eastAsia="Times New Roman" w:hAnsi="Times New Roman" w:cs="Times New Roman"/>
                <w:b/>
                <w:sz w:val="24"/>
                <w:szCs w:val="24"/>
              </w:rPr>
              <w:t>(</w:t>
            </w:r>
            <w:proofErr w:type="spellStart"/>
            <w:r w:rsidRPr="00B36584">
              <w:rPr>
                <w:rFonts w:ascii="Times New Roman" w:eastAsia="Times New Roman" w:hAnsi="Times New Roman" w:cs="Times New Roman"/>
                <w:b/>
                <w:sz w:val="24"/>
                <w:szCs w:val="24"/>
              </w:rPr>
              <w:t>V_b-V_b</w:t>
            </w:r>
            <w:proofErr w:type="spellEnd"/>
            <w:r w:rsidRPr="00B36584">
              <w:rPr>
                <w:rFonts w:ascii="Times New Roman" w:eastAsia="Times New Roman" w:hAnsi="Times New Roman" w:cs="Times New Roman"/>
                <w:b/>
                <w:sz w:val="24"/>
                <w:szCs w:val="24"/>
              </w:rPr>
              <w:t>))</w:t>
            </w:r>
          </w:p>
          <w:p w14:paraId="16BAB0AF" w14:textId="795C2CDA" w:rsidR="007B6773" w:rsidRPr="00B36584" w:rsidRDefault="00F6245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SE</w:t>
            </w:r>
          </w:p>
        </w:tc>
      </w:tr>
      <w:tr w:rsidR="007B6773" w:rsidRPr="00B36584" w14:paraId="3835FD92" w14:textId="77777777" w:rsidTr="00F62453">
        <w:tc>
          <w:tcPr>
            <w:tcW w:w="3120" w:type="dxa"/>
            <w:tcBorders>
              <w:top w:val="single" w:sz="4" w:space="0" w:color="auto"/>
              <w:right w:val="single" w:sz="4" w:space="0" w:color="auto"/>
            </w:tcBorders>
            <w:tcMar>
              <w:top w:w="100" w:type="dxa"/>
              <w:left w:w="100" w:type="dxa"/>
              <w:bottom w:w="100" w:type="dxa"/>
              <w:right w:w="100" w:type="dxa"/>
            </w:tcMar>
          </w:tcPr>
          <w:p w14:paraId="3CD0C2CA"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r w:rsidRPr="00B36584">
              <w:rPr>
                <w:rFonts w:ascii="Times New Roman" w:eastAsia="Times New Roman" w:hAnsi="Times New Roman" w:cs="Times New Roman"/>
                <w:b/>
                <w:bCs/>
                <w:sz w:val="24"/>
                <w:szCs w:val="24"/>
              </w:rPr>
              <w:t>r</w:t>
            </w:r>
          </w:p>
        </w:tc>
        <w:tc>
          <w:tcPr>
            <w:tcW w:w="3120" w:type="dxa"/>
            <w:tcBorders>
              <w:top w:val="single" w:sz="4" w:space="0" w:color="auto"/>
              <w:left w:val="single" w:sz="4" w:space="0" w:color="auto"/>
            </w:tcBorders>
            <w:tcMar>
              <w:top w:w="100" w:type="dxa"/>
              <w:left w:w="100" w:type="dxa"/>
              <w:bottom w:w="100" w:type="dxa"/>
              <w:right w:w="100" w:type="dxa"/>
            </w:tcMar>
          </w:tcPr>
          <w:p w14:paraId="2FCDA01E"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.0006284</w:t>
            </w:r>
          </w:p>
        </w:tc>
        <w:tc>
          <w:tcPr>
            <w:tcW w:w="3120" w:type="dxa"/>
            <w:tcBorders>
              <w:top w:val="single" w:sz="4" w:space="0" w:color="auto"/>
            </w:tcBorders>
            <w:tcMar>
              <w:top w:w="100" w:type="dxa"/>
              <w:left w:w="100" w:type="dxa"/>
              <w:bottom w:w="100" w:type="dxa"/>
              <w:right w:w="100" w:type="dxa"/>
            </w:tcMar>
          </w:tcPr>
          <w:p w14:paraId="7E84657A"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w:t>
            </w:r>
          </w:p>
        </w:tc>
      </w:tr>
      <w:tr w:rsidR="007B6773" w:rsidRPr="00B36584" w14:paraId="28C3AD3A" w14:textId="77777777" w:rsidTr="00F62453">
        <w:tc>
          <w:tcPr>
            <w:tcW w:w="3120" w:type="dxa"/>
            <w:tcBorders>
              <w:right w:val="single" w:sz="4" w:space="0" w:color="auto"/>
            </w:tcBorders>
            <w:tcMar>
              <w:top w:w="100" w:type="dxa"/>
              <w:left w:w="100" w:type="dxa"/>
              <w:bottom w:w="100" w:type="dxa"/>
              <w:right w:w="100" w:type="dxa"/>
            </w:tcMar>
          </w:tcPr>
          <w:p w14:paraId="0A4D9472"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proofErr w:type="spellStart"/>
            <w:r w:rsidRPr="00B36584">
              <w:rPr>
                <w:rFonts w:ascii="Times New Roman" w:eastAsia="Times New Roman" w:hAnsi="Times New Roman" w:cs="Times New Roman"/>
                <w:b/>
                <w:bCs/>
                <w:sz w:val="24"/>
                <w:szCs w:val="24"/>
              </w:rPr>
              <w:t>Infla</w:t>
            </w:r>
            <w:proofErr w:type="spellEnd"/>
          </w:p>
        </w:tc>
        <w:tc>
          <w:tcPr>
            <w:tcW w:w="3120" w:type="dxa"/>
            <w:tcBorders>
              <w:left w:val="single" w:sz="4" w:space="0" w:color="auto"/>
            </w:tcBorders>
            <w:tcMar>
              <w:top w:w="100" w:type="dxa"/>
              <w:left w:w="100" w:type="dxa"/>
              <w:bottom w:w="100" w:type="dxa"/>
              <w:right w:w="100" w:type="dxa"/>
            </w:tcMar>
          </w:tcPr>
          <w:p w14:paraId="5D449B0D"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-.0001997</w:t>
            </w:r>
          </w:p>
        </w:tc>
        <w:tc>
          <w:tcPr>
            <w:tcW w:w="3120" w:type="dxa"/>
            <w:tcMar>
              <w:top w:w="100" w:type="dxa"/>
              <w:left w:w="100" w:type="dxa"/>
              <w:bottom w:w="100" w:type="dxa"/>
              <w:right w:w="100" w:type="dxa"/>
            </w:tcMar>
          </w:tcPr>
          <w:p w14:paraId="2BFD200F"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w:t>
            </w:r>
          </w:p>
        </w:tc>
      </w:tr>
      <w:tr w:rsidR="007B6773" w:rsidRPr="00B36584" w14:paraId="3AC3E7B4" w14:textId="77777777" w:rsidTr="00F62453">
        <w:tc>
          <w:tcPr>
            <w:tcW w:w="3120" w:type="dxa"/>
            <w:tcBorders>
              <w:right w:val="single" w:sz="4" w:space="0" w:color="auto"/>
            </w:tcBorders>
            <w:tcMar>
              <w:top w:w="100" w:type="dxa"/>
              <w:left w:w="100" w:type="dxa"/>
              <w:bottom w:w="100" w:type="dxa"/>
              <w:right w:w="100" w:type="dxa"/>
            </w:tcMar>
          </w:tcPr>
          <w:p w14:paraId="75D95260"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proofErr w:type="spellStart"/>
            <w:r w:rsidRPr="00B36584">
              <w:rPr>
                <w:rFonts w:ascii="Times New Roman" w:eastAsia="Times New Roman" w:hAnsi="Times New Roman" w:cs="Times New Roman"/>
                <w:b/>
                <w:bCs/>
                <w:sz w:val="24"/>
                <w:szCs w:val="24"/>
              </w:rPr>
              <w:t>lngdp</w:t>
            </w:r>
            <w:proofErr w:type="spellEnd"/>
          </w:p>
        </w:tc>
        <w:tc>
          <w:tcPr>
            <w:tcW w:w="3120" w:type="dxa"/>
            <w:tcBorders>
              <w:left w:val="single" w:sz="4" w:space="0" w:color="auto"/>
            </w:tcBorders>
            <w:tcMar>
              <w:top w:w="100" w:type="dxa"/>
              <w:left w:w="100" w:type="dxa"/>
              <w:bottom w:w="100" w:type="dxa"/>
              <w:right w:w="100" w:type="dxa"/>
            </w:tcMar>
          </w:tcPr>
          <w:p w14:paraId="2D3A1195"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-.0844825</w:t>
            </w:r>
          </w:p>
        </w:tc>
        <w:tc>
          <w:tcPr>
            <w:tcW w:w="3120" w:type="dxa"/>
            <w:tcMar>
              <w:top w:w="100" w:type="dxa"/>
              <w:left w:w="100" w:type="dxa"/>
              <w:bottom w:w="100" w:type="dxa"/>
              <w:right w:w="100" w:type="dxa"/>
            </w:tcMar>
          </w:tcPr>
          <w:p w14:paraId="27C13967"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0.0398429</w:t>
            </w:r>
          </w:p>
        </w:tc>
      </w:tr>
      <w:tr w:rsidR="007B6773" w:rsidRPr="00B36584" w14:paraId="43C63684" w14:textId="77777777" w:rsidTr="00F62453">
        <w:tc>
          <w:tcPr>
            <w:tcW w:w="3120" w:type="dxa"/>
            <w:tcBorders>
              <w:right w:val="single" w:sz="4" w:space="0" w:color="auto"/>
            </w:tcBorders>
            <w:tcMar>
              <w:top w:w="100" w:type="dxa"/>
              <w:left w:w="100" w:type="dxa"/>
              <w:bottom w:w="100" w:type="dxa"/>
              <w:right w:w="100" w:type="dxa"/>
            </w:tcMar>
          </w:tcPr>
          <w:p w14:paraId="089CC294"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r w:rsidRPr="00B36584">
              <w:rPr>
                <w:rFonts w:ascii="Times New Roman" w:eastAsia="Times New Roman" w:hAnsi="Times New Roman" w:cs="Times New Roman"/>
                <w:b/>
                <w:bCs/>
                <w:sz w:val="24"/>
                <w:szCs w:val="24"/>
              </w:rPr>
              <w:t>lnm1</w:t>
            </w:r>
          </w:p>
        </w:tc>
        <w:tc>
          <w:tcPr>
            <w:tcW w:w="3120" w:type="dxa"/>
            <w:tcBorders>
              <w:left w:val="single" w:sz="4" w:space="0" w:color="auto"/>
            </w:tcBorders>
            <w:tcMar>
              <w:top w:w="100" w:type="dxa"/>
              <w:left w:w="100" w:type="dxa"/>
              <w:bottom w:w="100" w:type="dxa"/>
              <w:right w:w="100" w:type="dxa"/>
            </w:tcMar>
          </w:tcPr>
          <w:p w14:paraId="00E1679C"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-.001358</w:t>
            </w:r>
          </w:p>
        </w:tc>
        <w:tc>
          <w:tcPr>
            <w:tcW w:w="3120" w:type="dxa"/>
            <w:tcMar>
              <w:top w:w="100" w:type="dxa"/>
              <w:left w:w="100" w:type="dxa"/>
              <w:bottom w:w="100" w:type="dxa"/>
              <w:right w:w="100" w:type="dxa"/>
            </w:tcMar>
          </w:tcPr>
          <w:p w14:paraId="625075DB"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w:t>
            </w:r>
          </w:p>
        </w:tc>
      </w:tr>
      <w:tr w:rsidR="007B6773" w:rsidRPr="00B36584" w14:paraId="782919CE" w14:textId="77777777" w:rsidTr="00F62453">
        <w:tc>
          <w:tcPr>
            <w:tcW w:w="3120" w:type="dxa"/>
            <w:tcBorders>
              <w:right w:val="single" w:sz="4" w:space="0" w:color="auto"/>
            </w:tcBorders>
            <w:tcMar>
              <w:top w:w="100" w:type="dxa"/>
              <w:left w:w="100" w:type="dxa"/>
              <w:bottom w:w="100" w:type="dxa"/>
              <w:right w:w="100" w:type="dxa"/>
            </w:tcMar>
          </w:tcPr>
          <w:p w14:paraId="262630BC"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proofErr w:type="spellStart"/>
            <w:r w:rsidRPr="00B36584">
              <w:rPr>
                <w:rFonts w:ascii="Times New Roman" w:eastAsia="Times New Roman" w:hAnsi="Times New Roman" w:cs="Times New Roman"/>
                <w:b/>
                <w:bCs/>
                <w:sz w:val="24"/>
                <w:szCs w:val="24"/>
              </w:rPr>
              <w:t>lnrev</w:t>
            </w:r>
            <w:proofErr w:type="spellEnd"/>
          </w:p>
        </w:tc>
        <w:tc>
          <w:tcPr>
            <w:tcW w:w="3120" w:type="dxa"/>
            <w:tcBorders>
              <w:left w:val="single" w:sz="4" w:space="0" w:color="auto"/>
            </w:tcBorders>
            <w:tcMar>
              <w:top w:w="100" w:type="dxa"/>
              <w:left w:w="100" w:type="dxa"/>
              <w:bottom w:w="100" w:type="dxa"/>
              <w:right w:w="100" w:type="dxa"/>
            </w:tcMar>
          </w:tcPr>
          <w:p w14:paraId="22285A6A"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.0507188</w:t>
            </w:r>
          </w:p>
        </w:tc>
        <w:tc>
          <w:tcPr>
            <w:tcW w:w="3120" w:type="dxa"/>
            <w:tcMar>
              <w:top w:w="100" w:type="dxa"/>
              <w:left w:w="100" w:type="dxa"/>
              <w:bottom w:w="100" w:type="dxa"/>
              <w:right w:w="100" w:type="dxa"/>
            </w:tcMar>
          </w:tcPr>
          <w:p w14:paraId="01215E3E"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0.0297063</w:t>
            </w:r>
          </w:p>
        </w:tc>
      </w:tr>
      <w:tr w:rsidR="007B6773" w:rsidRPr="00B36584" w14:paraId="184FFBAE" w14:textId="77777777" w:rsidTr="00F62453">
        <w:tc>
          <w:tcPr>
            <w:tcW w:w="3120" w:type="dxa"/>
            <w:tcBorders>
              <w:right w:val="single" w:sz="4" w:space="0" w:color="auto"/>
            </w:tcBorders>
            <w:tcMar>
              <w:top w:w="100" w:type="dxa"/>
              <w:left w:w="100" w:type="dxa"/>
              <w:bottom w:w="100" w:type="dxa"/>
              <w:right w:w="100" w:type="dxa"/>
            </w:tcMar>
          </w:tcPr>
          <w:p w14:paraId="5BCFF743"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proofErr w:type="spellStart"/>
            <w:r w:rsidRPr="00B36584">
              <w:rPr>
                <w:rFonts w:ascii="Times New Roman" w:eastAsia="Times New Roman" w:hAnsi="Times New Roman" w:cs="Times New Roman"/>
                <w:b/>
                <w:bCs/>
                <w:sz w:val="24"/>
                <w:szCs w:val="24"/>
              </w:rPr>
              <w:t>lncapex</w:t>
            </w:r>
            <w:proofErr w:type="spellEnd"/>
          </w:p>
        </w:tc>
        <w:tc>
          <w:tcPr>
            <w:tcW w:w="3120" w:type="dxa"/>
            <w:tcBorders>
              <w:left w:val="single" w:sz="4" w:space="0" w:color="auto"/>
            </w:tcBorders>
            <w:tcMar>
              <w:top w:w="100" w:type="dxa"/>
              <w:left w:w="100" w:type="dxa"/>
              <w:bottom w:w="100" w:type="dxa"/>
              <w:right w:w="100" w:type="dxa"/>
            </w:tcMar>
          </w:tcPr>
          <w:p w14:paraId="544D9B48"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-.0069547</w:t>
            </w:r>
          </w:p>
        </w:tc>
        <w:tc>
          <w:tcPr>
            <w:tcW w:w="3120" w:type="dxa"/>
            <w:tcMar>
              <w:top w:w="100" w:type="dxa"/>
              <w:left w:w="100" w:type="dxa"/>
              <w:bottom w:w="100" w:type="dxa"/>
              <w:right w:w="100" w:type="dxa"/>
            </w:tcMar>
          </w:tcPr>
          <w:p w14:paraId="404B001C"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0.0062348</w:t>
            </w:r>
          </w:p>
        </w:tc>
      </w:tr>
      <w:tr w:rsidR="007B6773" w:rsidRPr="00B36584" w14:paraId="536BEBB5" w14:textId="77777777" w:rsidTr="00F62453">
        <w:tc>
          <w:tcPr>
            <w:tcW w:w="3120" w:type="dxa"/>
            <w:tcBorders>
              <w:right w:val="single" w:sz="4" w:space="0" w:color="auto"/>
            </w:tcBorders>
            <w:tcMar>
              <w:top w:w="100" w:type="dxa"/>
              <w:left w:w="100" w:type="dxa"/>
              <w:bottom w:w="100" w:type="dxa"/>
              <w:right w:w="100" w:type="dxa"/>
            </w:tcMar>
          </w:tcPr>
          <w:p w14:paraId="4F76FCF4"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r w:rsidRPr="00B36584">
              <w:rPr>
                <w:rFonts w:ascii="Times New Roman" w:eastAsia="Times New Roman" w:hAnsi="Times New Roman" w:cs="Times New Roman"/>
                <w:b/>
                <w:bCs/>
                <w:sz w:val="24"/>
                <w:szCs w:val="24"/>
              </w:rPr>
              <w:t>eps</w:t>
            </w:r>
          </w:p>
        </w:tc>
        <w:tc>
          <w:tcPr>
            <w:tcW w:w="3120" w:type="dxa"/>
            <w:tcBorders>
              <w:left w:val="single" w:sz="4" w:space="0" w:color="auto"/>
            </w:tcBorders>
            <w:tcMar>
              <w:top w:w="100" w:type="dxa"/>
              <w:left w:w="100" w:type="dxa"/>
              <w:bottom w:w="100" w:type="dxa"/>
              <w:right w:w="100" w:type="dxa"/>
            </w:tcMar>
          </w:tcPr>
          <w:p w14:paraId="22D30611"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-3.77e-06</w:t>
            </w:r>
          </w:p>
        </w:tc>
        <w:tc>
          <w:tcPr>
            <w:tcW w:w="3120" w:type="dxa"/>
            <w:tcMar>
              <w:top w:w="100" w:type="dxa"/>
              <w:left w:w="100" w:type="dxa"/>
              <w:bottom w:w="100" w:type="dxa"/>
              <w:right w:w="100" w:type="dxa"/>
            </w:tcMar>
          </w:tcPr>
          <w:p w14:paraId="149C8375"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3.47e-06</w:t>
            </w:r>
          </w:p>
        </w:tc>
      </w:tr>
      <w:tr w:rsidR="007B6773" w:rsidRPr="00B36584" w14:paraId="0D770A42" w14:textId="77777777" w:rsidTr="00F62453">
        <w:tc>
          <w:tcPr>
            <w:tcW w:w="3120" w:type="dxa"/>
            <w:tcBorders>
              <w:right w:val="single" w:sz="4" w:space="0" w:color="auto"/>
            </w:tcBorders>
            <w:tcMar>
              <w:top w:w="100" w:type="dxa"/>
              <w:left w:w="100" w:type="dxa"/>
              <w:bottom w:w="100" w:type="dxa"/>
              <w:right w:w="100" w:type="dxa"/>
            </w:tcMar>
          </w:tcPr>
          <w:p w14:paraId="6E3E4E2D"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proofErr w:type="spellStart"/>
            <w:r w:rsidRPr="00B36584">
              <w:rPr>
                <w:rFonts w:ascii="Times New Roman" w:eastAsia="Times New Roman" w:hAnsi="Times New Roman" w:cs="Times New Roman"/>
                <w:b/>
                <w:bCs/>
                <w:sz w:val="24"/>
                <w:szCs w:val="24"/>
              </w:rPr>
              <w:t>divdm</w:t>
            </w:r>
            <w:proofErr w:type="spellEnd"/>
          </w:p>
        </w:tc>
        <w:tc>
          <w:tcPr>
            <w:tcW w:w="3120" w:type="dxa"/>
            <w:tcBorders>
              <w:left w:val="single" w:sz="4" w:space="0" w:color="auto"/>
            </w:tcBorders>
            <w:tcMar>
              <w:top w:w="100" w:type="dxa"/>
              <w:left w:w="100" w:type="dxa"/>
              <w:bottom w:w="100" w:type="dxa"/>
              <w:right w:w="100" w:type="dxa"/>
            </w:tcMar>
          </w:tcPr>
          <w:p w14:paraId="674A02DD"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-.0028516</w:t>
            </w:r>
          </w:p>
        </w:tc>
        <w:tc>
          <w:tcPr>
            <w:tcW w:w="3120" w:type="dxa"/>
            <w:tcMar>
              <w:top w:w="100" w:type="dxa"/>
              <w:left w:w="100" w:type="dxa"/>
              <w:bottom w:w="100" w:type="dxa"/>
              <w:right w:w="100" w:type="dxa"/>
            </w:tcMar>
          </w:tcPr>
          <w:p w14:paraId="1D5CD57E"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.0049269</w:t>
            </w:r>
          </w:p>
        </w:tc>
      </w:tr>
      <w:tr w:rsidR="007B6773" w:rsidRPr="00B36584" w14:paraId="4D47B878" w14:textId="77777777" w:rsidTr="00F62453">
        <w:tc>
          <w:tcPr>
            <w:tcW w:w="3120" w:type="dxa"/>
            <w:tcBorders>
              <w:right w:val="single" w:sz="4" w:space="0" w:color="auto"/>
            </w:tcBorders>
            <w:tcMar>
              <w:top w:w="100" w:type="dxa"/>
              <w:left w:w="100" w:type="dxa"/>
              <w:bottom w:w="100" w:type="dxa"/>
              <w:right w:w="100" w:type="dxa"/>
            </w:tcMar>
          </w:tcPr>
          <w:p w14:paraId="2AD14465"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r w:rsidRPr="00B36584">
              <w:rPr>
                <w:rFonts w:ascii="Times New Roman" w:eastAsia="Times New Roman" w:hAnsi="Times New Roman" w:cs="Times New Roman"/>
                <w:b/>
                <w:bCs/>
                <w:sz w:val="24"/>
                <w:szCs w:val="24"/>
              </w:rPr>
              <w:t>ma</w:t>
            </w:r>
          </w:p>
        </w:tc>
        <w:tc>
          <w:tcPr>
            <w:tcW w:w="3120" w:type="dxa"/>
            <w:tcBorders>
              <w:left w:val="single" w:sz="4" w:space="0" w:color="auto"/>
            </w:tcBorders>
            <w:tcMar>
              <w:top w:w="100" w:type="dxa"/>
              <w:left w:w="100" w:type="dxa"/>
              <w:bottom w:w="100" w:type="dxa"/>
              <w:right w:w="100" w:type="dxa"/>
            </w:tcMar>
          </w:tcPr>
          <w:p w14:paraId="393995EE"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.0014348</w:t>
            </w:r>
          </w:p>
        </w:tc>
        <w:tc>
          <w:tcPr>
            <w:tcW w:w="3120" w:type="dxa"/>
            <w:tcMar>
              <w:top w:w="100" w:type="dxa"/>
              <w:left w:w="100" w:type="dxa"/>
              <w:bottom w:w="100" w:type="dxa"/>
              <w:right w:w="100" w:type="dxa"/>
            </w:tcMar>
          </w:tcPr>
          <w:p w14:paraId="7139B0FC"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.0037239</w:t>
            </w:r>
          </w:p>
        </w:tc>
      </w:tr>
      <w:tr w:rsidR="007B6773" w:rsidRPr="00B36584" w14:paraId="115DEF2E" w14:textId="77777777" w:rsidTr="00F62453">
        <w:tc>
          <w:tcPr>
            <w:tcW w:w="3120" w:type="dxa"/>
            <w:tcBorders>
              <w:right w:val="single" w:sz="4" w:space="0" w:color="auto"/>
            </w:tcBorders>
            <w:tcMar>
              <w:top w:w="100" w:type="dxa"/>
              <w:left w:w="100" w:type="dxa"/>
              <w:bottom w:w="100" w:type="dxa"/>
              <w:right w:w="100" w:type="dxa"/>
            </w:tcMar>
          </w:tcPr>
          <w:p w14:paraId="537CB66C" w14:textId="033E94BE" w:rsidR="007B6773" w:rsidRPr="00B36584" w:rsidRDefault="00F6245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proofErr w:type="spellStart"/>
            <w:r w:rsidRPr="00B36584">
              <w:rPr>
                <w:rFonts w:ascii="Times New Roman" w:eastAsia="Times New Roman" w:hAnsi="Times New Roman" w:cs="Times New Roman"/>
                <w:b/>
                <w:bCs/>
                <w:sz w:val="24"/>
                <w:szCs w:val="24"/>
              </w:rPr>
              <w:t>roae</w:t>
            </w:r>
            <w:proofErr w:type="spellEnd"/>
          </w:p>
        </w:tc>
        <w:tc>
          <w:tcPr>
            <w:tcW w:w="3120" w:type="dxa"/>
            <w:tcBorders>
              <w:left w:val="single" w:sz="4" w:space="0" w:color="auto"/>
            </w:tcBorders>
            <w:tcMar>
              <w:top w:w="100" w:type="dxa"/>
              <w:left w:w="100" w:type="dxa"/>
              <w:bottom w:w="100" w:type="dxa"/>
              <w:right w:w="100" w:type="dxa"/>
            </w:tcMar>
          </w:tcPr>
          <w:p w14:paraId="726F3D79"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.0015385</w:t>
            </w:r>
          </w:p>
        </w:tc>
        <w:tc>
          <w:tcPr>
            <w:tcW w:w="3120" w:type="dxa"/>
            <w:tcMar>
              <w:top w:w="100" w:type="dxa"/>
              <w:left w:w="100" w:type="dxa"/>
              <w:bottom w:w="100" w:type="dxa"/>
              <w:right w:w="100" w:type="dxa"/>
            </w:tcMar>
          </w:tcPr>
          <w:p w14:paraId="30964EE8"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.0004743</w:t>
            </w:r>
          </w:p>
        </w:tc>
      </w:tr>
      <w:tr w:rsidR="007B6773" w:rsidRPr="00B36584" w14:paraId="61298EA7" w14:textId="77777777" w:rsidTr="00F62453">
        <w:tc>
          <w:tcPr>
            <w:tcW w:w="3120" w:type="dxa"/>
            <w:tcBorders>
              <w:right w:val="single" w:sz="4" w:space="0" w:color="auto"/>
            </w:tcBorders>
            <w:tcMar>
              <w:top w:w="100" w:type="dxa"/>
              <w:left w:w="100" w:type="dxa"/>
              <w:bottom w:w="100" w:type="dxa"/>
              <w:right w:w="100" w:type="dxa"/>
            </w:tcMar>
          </w:tcPr>
          <w:p w14:paraId="5BAD6378" w14:textId="17F9BC0A" w:rsidR="007B6773" w:rsidRPr="00B36584" w:rsidRDefault="00F6245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b/>
                <w:bCs/>
                <w:sz w:val="24"/>
                <w:szCs w:val="24"/>
              </w:rPr>
            </w:pPr>
            <w:proofErr w:type="spellStart"/>
            <w:r w:rsidRPr="00B36584">
              <w:rPr>
                <w:rFonts w:ascii="Times New Roman" w:eastAsia="Times New Roman" w:hAnsi="Times New Roman" w:cs="Times New Roman"/>
                <w:b/>
                <w:bCs/>
                <w:sz w:val="24"/>
                <w:szCs w:val="24"/>
              </w:rPr>
              <w:t>roaa</w:t>
            </w:r>
            <w:proofErr w:type="spellEnd"/>
          </w:p>
        </w:tc>
        <w:tc>
          <w:tcPr>
            <w:tcW w:w="3120" w:type="dxa"/>
            <w:tcBorders>
              <w:left w:val="single" w:sz="4" w:space="0" w:color="auto"/>
            </w:tcBorders>
            <w:tcMar>
              <w:top w:w="100" w:type="dxa"/>
              <w:left w:w="100" w:type="dxa"/>
              <w:bottom w:w="100" w:type="dxa"/>
              <w:right w:w="100" w:type="dxa"/>
            </w:tcMar>
          </w:tcPr>
          <w:p w14:paraId="25CDCF6F" w14:textId="77777777" w:rsidR="007B6773" w:rsidRPr="00B36584" w:rsidRDefault="007B6773"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-.0014008</w:t>
            </w:r>
          </w:p>
        </w:tc>
        <w:tc>
          <w:tcPr>
            <w:tcW w:w="3120" w:type="dxa"/>
            <w:tcMar>
              <w:top w:w="100" w:type="dxa"/>
              <w:left w:w="100" w:type="dxa"/>
              <w:bottom w:w="100" w:type="dxa"/>
              <w:right w:w="100" w:type="dxa"/>
            </w:tcMar>
          </w:tcPr>
          <w:p w14:paraId="639B8AD2" w14:textId="77777777" w:rsidR="007B6773" w:rsidRPr="00B36584" w:rsidRDefault="007B6773" w:rsidP="00027592">
            <w:pPr>
              <w:keepNext/>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.0012593</w:t>
            </w:r>
          </w:p>
        </w:tc>
      </w:tr>
    </w:tbl>
    <w:p w14:paraId="125279E2" w14:textId="40B87389" w:rsidR="007B6773" w:rsidRPr="00B36584" w:rsidRDefault="007B6773" w:rsidP="00B36584">
      <w:p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sz w:val="24"/>
          <w:szCs w:val="24"/>
        </w:rPr>
        <w:t xml:space="preserve">b = Consistent under H0 and Ha; </w:t>
      </w:r>
    </w:p>
    <w:p w14:paraId="011A8515" w14:textId="12DCEE8E" w:rsidR="007B6773" w:rsidRPr="00B36584" w:rsidRDefault="007B6773" w:rsidP="00B36584">
      <w:p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sz w:val="24"/>
          <w:szCs w:val="24"/>
        </w:rPr>
        <w:t xml:space="preserve">B = Inconsistent under Ha, efficient under H0; </w:t>
      </w:r>
    </w:p>
    <w:p w14:paraId="4CCB77FB" w14:textId="77777777" w:rsidR="007B6773" w:rsidRPr="00B36584" w:rsidRDefault="007B6773"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lastRenderedPageBreak/>
        <w:t>Test of H0: Difference in coefficient not systematic</w:t>
      </w:r>
    </w:p>
    <w:p w14:paraId="34C6C5CE" w14:textId="77777777" w:rsidR="007B6773" w:rsidRPr="00B36584" w:rsidRDefault="007B6773" w:rsidP="00B36584">
      <w:p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sz w:val="24"/>
          <w:szCs w:val="24"/>
        </w:rPr>
        <w:t>Chi2 (</w:t>
      </w:r>
      <w:r w:rsidRPr="00B36584">
        <w:rPr>
          <w:rFonts w:ascii="Times New Roman" w:eastAsia="Times New Roman" w:hAnsi="Times New Roman" w:cs="Times New Roman"/>
          <w:b/>
          <w:sz w:val="24"/>
          <w:szCs w:val="24"/>
        </w:rPr>
        <w:t>10</w:t>
      </w:r>
      <w:r w:rsidRPr="00B36584">
        <w:rPr>
          <w:rFonts w:ascii="Times New Roman" w:eastAsia="Times New Roman" w:hAnsi="Times New Roman" w:cs="Times New Roman"/>
          <w:sz w:val="24"/>
          <w:szCs w:val="24"/>
        </w:rPr>
        <w:t>) = (b-</w:t>
      </w:r>
      <w:proofErr w:type="gramStart"/>
      <w:r w:rsidRPr="00B36584">
        <w:rPr>
          <w:rFonts w:ascii="Times New Roman" w:eastAsia="Times New Roman" w:hAnsi="Times New Roman" w:cs="Times New Roman"/>
          <w:sz w:val="24"/>
          <w:szCs w:val="24"/>
        </w:rPr>
        <w:t>B)[</w:t>
      </w:r>
      <w:proofErr w:type="gramEnd"/>
      <w:r w:rsidRPr="00B36584">
        <w:rPr>
          <w:rFonts w:ascii="Times New Roman" w:eastAsia="Times New Roman" w:hAnsi="Times New Roman" w:cs="Times New Roman"/>
          <w:sz w:val="24"/>
          <w:szCs w:val="24"/>
        </w:rPr>
        <w:t>(</w:t>
      </w:r>
      <w:proofErr w:type="spellStart"/>
      <w:r w:rsidRPr="00B36584">
        <w:rPr>
          <w:rFonts w:ascii="Times New Roman" w:eastAsia="Times New Roman" w:hAnsi="Times New Roman" w:cs="Times New Roman"/>
          <w:sz w:val="24"/>
          <w:szCs w:val="24"/>
        </w:rPr>
        <w:t>V_b</w:t>
      </w:r>
      <w:proofErr w:type="spellEnd"/>
      <w:r w:rsidRPr="00B36584">
        <w:rPr>
          <w:rFonts w:ascii="Times New Roman" w:eastAsia="Times New Roman" w:hAnsi="Times New Roman" w:cs="Times New Roman"/>
          <w:sz w:val="24"/>
          <w:szCs w:val="24"/>
        </w:rPr>
        <w:t xml:space="preserve"> - V_</w:t>
      </w:r>
      <w:proofErr w:type="gramStart"/>
      <w:r w:rsidRPr="00B36584">
        <w:rPr>
          <w:rFonts w:ascii="Times New Roman" w:eastAsia="Times New Roman" w:hAnsi="Times New Roman" w:cs="Times New Roman"/>
          <w:sz w:val="24"/>
          <w:szCs w:val="24"/>
        </w:rPr>
        <w:t>B)^</w:t>
      </w:r>
      <w:proofErr w:type="gramEnd"/>
      <w:r w:rsidRPr="00B36584">
        <w:rPr>
          <w:rFonts w:ascii="Times New Roman" w:eastAsia="Times New Roman" w:hAnsi="Times New Roman" w:cs="Times New Roman"/>
          <w:sz w:val="24"/>
          <w:szCs w:val="24"/>
        </w:rPr>
        <w:t>(-1</w:t>
      </w:r>
      <w:proofErr w:type="gramStart"/>
      <w:r w:rsidRPr="00B36584">
        <w:rPr>
          <w:rFonts w:ascii="Times New Roman" w:eastAsia="Times New Roman" w:hAnsi="Times New Roman" w:cs="Times New Roman"/>
          <w:sz w:val="24"/>
          <w:szCs w:val="24"/>
        </w:rPr>
        <w:t>)](</w:t>
      </w:r>
      <w:proofErr w:type="gramEnd"/>
      <w:r w:rsidRPr="00B36584">
        <w:rPr>
          <w:rFonts w:ascii="Times New Roman" w:eastAsia="Times New Roman" w:hAnsi="Times New Roman" w:cs="Times New Roman"/>
          <w:sz w:val="24"/>
          <w:szCs w:val="24"/>
        </w:rPr>
        <w:t xml:space="preserve">b-B) = </w:t>
      </w:r>
      <w:r w:rsidRPr="00B36584">
        <w:rPr>
          <w:rFonts w:ascii="Times New Roman" w:eastAsia="Times New Roman" w:hAnsi="Times New Roman" w:cs="Times New Roman"/>
          <w:b/>
          <w:sz w:val="24"/>
          <w:szCs w:val="24"/>
        </w:rPr>
        <w:t>15.12</w:t>
      </w:r>
    </w:p>
    <w:p w14:paraId="489F3FB6" w14:textId="77777777" w:rsidR="007B6773" w:rsidRPr="00B36584" w:rsidRDefault="007B6773" w:rsidP="00B36584">
      <w:pPr>
        <w:spacing w:before="60" w:after="60" w:line="360" w:lineRule="auto"/>
        <w:jc w:val="both"/>
        <w:rPr>
          <w:rFonts w:ascii="Times New Roman" w:eastAsia="Times New Roman" w:hAnsi="Times New Roman" w:cs="Times New Roman"/>
          <w:b/>
          <w:sz w:val="24"/>
          <w:szCs w:val="24"/>
        </w:rPr>
      </w:pPr>
      <w:r w:rsidRPr="00B36584">
        <w:rPr>
          <w:rFonts w:ascii="Times New Roman" w:eastAsia="Times New Roman" w:hAnsi="Times New Roman" w:cs="Times New Roman"/>
          <w:sz w:val="24"/>
          <w:szCs w:val="24"/>
        </w:rPr>
        <w:t xml:space="preserve">Prob &gt; Chi2 = </w:t>
      </w:r>
      <w:r w:rsidRPr="00B36584">
        <w:rPr>
          <w:rFonts w:ascii="Times New Roman" w:eastAsia="Times New Roman" w:hAnsi="Times New Roman" w:cs="Times New Roman"/>
          <w:b/>
          <w:sz w:val="24"/>
          <w:szCs w:val="24"/>
        </w:rPr>
        <w:t>0.1276</w:t>
      </w:r>
    </w:p>
    <w:p w14:paraId="205BF4B9" w14:textId="77777777" w:rsidR="007B6773" w:rsidRPr="00B36584" w:rsidRDefault="007B6773"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w:t>
      </w:r>
      <w:proofErr w:type="spellStart"/>
      <w:r w:rsidRPr="00B36584">
        <w:rPr>
          <w:rFonts w:ascii="Times New Roman" w:eastAsia="Times New Roman" w:hAnsi="Times New Roman" w:cs="Times New Roman"/>
          <w:sz w:val="24"/>
          <w:szCs w:val="24"/>
        </w:rPr>
        <w:t>V_b</w:t>
      </w:r>
      <w:proofErr w:type="spellEnd"/>
      <w:r w:rsidRPr="00B36584">
        <w:rPr>
          <w:rFonts w:ascii="Times New Roman" w:eastAsia="Times New Roman" w:hAnsi="Times New Roman" w:cs="Times New Roman"/>
          <w:sz w:val="24"/>
          <w:szCs w:val="24"/>
        </w:rPr>
        <w:t xml:space="preserve"> - V_B is not positive definite) </w:t>
      </w:r>
    </w:p>
    <w:p w14:paraId="73A0991D" w14:textId="761D7B34" w:rsidR="00F62453" w:rsidRPr="00027592" w:rsidRDefault="00D82838" w:rsidP="00027592">
      <w:pPr>
        <w:pStyle w:val="TableofFigures"/>
        <w:spacing w:line="360" w:lineRule="auto"/>
        <w:jc w:val="center"/>
        <w:rPr>
          <w:rFonts w:ascii="Times New Roman" w:eastAsia="Times New Roman" w:hAnsi="Times New Roman" w:cs="Times New Roman"/>
          <w:b w:val="0"/>
          <w:bCs w:val="0"/>
          <w:i/>
          <w:iCs/>
          <w:sz w:val="22"/>
          <w:szCs w:val="22"/>
        </w:rPr>
      </w:pPr>
      <w:bookmarkStart w:id="171" w:name="_Toc152356584"/>
      <w:r w:rsidRPr="00027592">
        <w:rPr>
          <w:rFonts w:ascii="Times New Roman" w:hAnsi="Times New Roman" w:cs="Times New Roman"/>
          <w:b w:val="0"/>
          <w:bCs w:val="0"/>
          <w:i/>
          <w:iCs/>
          <w:sz w:val="22"/>
          <w:szCs w:val="22"/>
        </w:rPr>
        <w:t xml:space="preserve">Table </w:t>
      </w:r>
      <w:r w:rsidRPr="00027592">
        <w:rPr>
          <w:rFonts w:ascii="Times New Roman" w:hAnsi="Times New Roman" w:cs="Times New Roman"/>
          <w:b w:val="0"/>
          <w:bCs w:val="0"/>
          <w:i/>
          <w:iCs/>
          <w:sz w:val="22"/>
          <w:szCs w:val="22"/>
        </w:rPr>
        <w:fldChar w:fldCharType="begin"/>
      </w:r>
      <w:r w:rsidRPr="00027592">
        <w:rPr>
          <w:rFonts w:ascii="Times New Roman" w:hAnsi="Times New Roman" w:cs="Times New Roman"/>
          <w:b w:val="0"/>
          <w:bCs w:val="0"/>
          <w:i/>
          <w:iCs/>
          <w:sz w:val="22"/>
          <w:szCs w:val="22"/>
        </w:rPr>
        <w:instrText xml:space="preserve"> SEQ Table \* ARABIC </w:instrText>
      </w:r>
      <w:r w:rsidRPr="00027592">
        <w:rPr>
          <w:rFonts w:ascii="Times New Roman" w:hAnsi="Times New Roman" w:cs="Times New Roman"/>
          <w:b w:val="0"/>
          <w:bCs w:val="0"/>
          <w:i/>
          <w:iCs/>
          <w:sz w:val="22"/>
          <w:szCs w:val="22"/>
        </w:rPr>
        <w:fldChar w:fldCharType="separate"/>
      </w:r>
      <w:r w:rsidRPr="00027592">
        <w:rPr>
          <w:rFonts w:ascii="Times New Roman" w:hAnsi="Times New Roman" w:cs="Times New Roman"/>
          <w:b w:val="0"/>
          <w:bCs w:val="0"/>
          <w:i/>
          <w:iCs/>
          <w:noProof/>
          <w:sz w:val="22"/>
          <w:szCs w:val="22"/>
        </w:rPr>
        <w:t>13</w:t>
      </w:r>
      <w:r w:rsidRPr="00027592">
        <w:rPr>
          <w:rFonts w:ascii="Times New Roman" w:hAnsi="Times New Roman" w:cs="Times New Roman"/>
          <w:b w:val="0"/>
          <w:bCs w:val="0"/>
          <w:i/>
          <w:iCs/>
          <w:sz w:val="22"/>
          <w:szCs w:val="22"/>
        </w:rPr>
        <w:fldChar w:fldCharType="end"/>
      </w:r>
      <w:r w:rsidR="00F62453" w:rsidRPr="00027592">
        <w:rPr>
          <w:rFonts w:ascii="Times New Roman" w:eastAsia="Times New Roman" w:hAnsi="Times New Roman" w:cs="Times New Roman"/>
          <w:b w:val="0"/>
          <w:bCs w:val="0"/>
          <w:i/>
          <w:iCs/>
          <w:sz w:val="22"/>
          <w:szCs w:val="22"/>
        </w:rPr>
        <w:t>: Detail Hausman Test</w:t>
      </w:r>
      <w:bookmarkEnd w:id="171"/>
    </w:p>
    <w:p w14:paraId="6997B278" w14:textId="77777777" w:rsidR="00CD2A36" w:rsidRPr="00B36584" w:rsidRDefault="00CD2A36" w:rsidP="00B36584">
      <w:pPr>
        <w:spacing w:before="60" w:after="60" w:line="360" w:lineRule="auto"/>
        <w:jc w:val="both"/>
        <w:rPr>
          <w:rFonts w:ascii="Times New Roman" w:eastAsia="Times New Roman" w:hAnsi="Times New Roman" w:cs="Times New Roman"/>
          <w:sz w:val="24"/>
          <w:szCs w:val="24"/>
        </w:rPr>
      </w:pPr>
    </w:p>
    <w:p w14:paraId="42A95AFD" w14:textId="044E5002" w:rsidR="00CD2A36" w:rsidRPr="00B36584" w:rsidRDefault="392F6A62" w:rsidP="00B36584">
      <w:pPr>
        <w:pStyle w:val="Heading2"/>
        <w:rPr>
          <w:rFonts w:cs="Times New Roman"/>
        </w:rPr>
      </w:pPr>
      <w:bookmarkStart w:id="172" w:name="_Toc152346226"/>
      <w:bookmarkStart w:id="173" w:name="_Toc152356713"/>
      <w:bookmarkStart w:id="174" w:name="_Toc152356978"/>
      <w:r w:rsidRPr="00B36584">
        <w:rPr>
          <w:rFonts w:cs="Times New Roman"/>
        </w:rPr>
        <w:t>Appendix 04: Test for random effect model and serial correlation</w:t>
      </w:r>
      <w:bookmarkEnd w:id="172"/>
      <w:bookmarkEnd w:id="173"/>
      <w:bookmarkEnd w:id="174"/>
    </w:p>
    <w:p w14:paraId="6A6EEE29" w14:textId="77777777" w:rsidR="00CD2A36" w:rsidRPr="00B36584" w:rsidRDefault="00CD2A36" w:rsidP="00B36584">
      <w:pPr>
        <w:spacing w:before="60" w:after="60" w:line="360" w:lineRule="auto"/>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Breusch and Pagan </w:t>
      </w:r>
      <w:proofErr w:type="spellStart"/>
      <w:r w:rsidRPr="00B36584">
        <w:rPr>
          <w:rFonts w:ascii="Times New Roman" w:eastAsia="Times New Roman" w:hAnsi="Times New Roman" w:cs="Times New Roman"/>
          <w:sz w:val="24"/>
          <w:szCs w:val="24"/>
        </w:rPr>
        <w:t>Lagrangian</w:t>
      </w:r>
      <w:proofErr w:type="spellEnd"/>
      <w:r w:rsidRPr="00B36584">
        <w:rPr>
          <w:rFonts w:ascii="Times New Roman" w:eastAsia="Times New Roman" w:hAnsi="Times New Roman" w:cs="Times New Roman"/>
          <w:sz w:val="24"/>
          <w:szCs w:val="24"/>
        </w:rPr>
        <w:t xml:space="preserve"> multiplier test for random effects</w:t>
      </w:r>
    </w:p>
    <w:p w14:paraId="3CB3825F" w14:textId="77777777" w:rsidR="00CD2A36" w:rsidRPr="00B36584" w:rsidRDefault="00CD2A36" w:rsidP="00B36584">
      <w:pPr>
        <w:spacing w:before="60" w:after="60" w:line="360" w:lineRule="auto"/>
        <w:ind w:left="450"/>
        <w:jc w:val="both"/>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highlight w:val="white"/>
        </w:rPr>
        <w:t>lnp</w:t>
      </w:r>
      <w:proofErr w:type="spellEnd"/>
      <w:r w:rsidRPr="00B36584">
        <w:rPr>
          <w:rFonts w:ascii="Times New Roman" w:eastAsia="Times New Roman" w:hAnsi="Times New Roman" w:cs="Times New Roman"/>
          <w:sz w:val="24"/>
          <w:szCs w:val="24"/>
          <w:highlight w:val="white"/>
        </w:rPr>
        <w:t>[</w:t>
      </w:r>
      <w:proofErr w:type="spellStart"/>
      <w:proofErr w:type="gramStart"/>
      <w:r w:rsidRPr="00B36584">
        <w:rPr>
          <w:rFonts w:ascii="Times New Roman" w:eastAsia="Times New Roman" w:hAnsi="Times New Roman" w:cs="Times New Roman"/>
          <w:sz w:val="24"/>
          <w:szCs w:val="24"/>
          <w:highlight w:val="white"/>
        </w:rPr>
        <w:t>ent,t</w:t>
      </w:r>
      <w:proofErr w:type="spellEnd"/>
      <w:proofErr w:type="gramEnd"/>
      <w:r w:rsidRPr="00B36584">
        <w:rPr>
          <w:rFonts w:ascii="Times New Roman" w:eastAsia="Times New Roman" w:hAnsi="Times New Roman" w:cs="Times New Roman"/>
          <w:sz w:val="24"/>
          <w:szCs w:val="24"/>
          <w:highlight w:val="white"/>
        </w:rPr>
        <w:t xml:space="preserve">] = </w:t>
      </w:r>
      <w:proofErr w:type="spellStart"/>
      <w:r w:rsidRPr="00B36584">
        <w:rPr>
          <w:rFonts w:ascii="Times New Roman" w:eastAsia="Times New Roman" w:hAnsi="Times New Roman" w:cs="Times New Roman"/>
          <w:sz w:val="24"/>
          <w:szCs w:val="24"/>
          <w:highlight w:val="white"/>
        </w:rPr>
        <w:t>Xb</w:t>
      </w:r>
      <w:proofErr w:type="spellEnd"/>
      <w:r w:rsidRPr="00B36584">
        <w:rPr>
          <w:rFonts w:ascii="Times New Roman" w:eastAsia="Times New Roman" w:hAnsi="Times New Roman" w:cs="Times New Roman"/>
          <w:sz w:val="24"/>
          <w:szCs w:val="24"/>
          <w:highlight w:val="white"/>
        </w:rPr>
        <w:t xml:space="preserve"> + u[</w:t>
      </w:r>
      <w:proofErr w:type="spellStart"/>
      <w:r w:rsidRPr="00B36584">
        <w:rPr>
          <w:rFonts w:ascii="Times New Roman" w:eastAsia="Times New Roman" w:hAnsi="Times New Roman" w:cs="Times New Roman"/>
          <w:sz w:val="24"/>
          <w:szCs w:val="24"/>
          <w:highlight w:val="white"/>
        </w:rPr>
        <w:t>ent</w:t>
      </w:r>
      <w:proofErr w:type="spellEnd"/>
      <w:r w:rsidRPr="00B36584">
        <w:rPr>
          <w:rFonts w:ascii="Times New Roman" w:eastAsia="Times New Roman" w:hAnsi="Times New Roman" w:cs="Times New Roman"/>
          <w:sz w:val="24"/>
          <w:szCs w:val="24"/>
          <w:highlight w:val="white"/>
        </w:rPr>
        <w:t>] + e[</w:t>
      </w:r>
      <w:proofErr w:type="spellStart"/>
      <w:proofErr w:type="gramStart"/>
      <w:r w:rsidRPr="00B36584">
        <w:rPr>
          <w:rFonts w:ascii="Times New Roman" w:eastAsia="Times New Roman" w:hAnsi="Times New Roman" w:cs="Times New Roman"/>
          <w:sz w:val="24"/>
          <w:szCs w:val="24"/>
          <w:highlight w:val="white"/>
        </w:rPr>
        <w:t>ent,t</w:t>
      </w:r>
      <w:proofErr w:type="spellEnd"/>
      <w:proofErr w:type="gramEnd"/>
      <w:r w:rsidRPr="00B36584">
        <w:rPr>
          <w:rFonts w:ascii="Times New Roman" w:eastAsia="Times New Roman" w:hAnsi="Times New Roman" w:cs="Times New Roman"/>
          <w:sz w:val="24"/>
          <w:szCs w:val="24"/>
          <w:highlight w:val="white"/>
        </w:rPr>
        <w:t>]</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CD2A36" w:rsidRPr="00B36584" w14:paraId="2EA75D57" w14:textId="77777777" w:rsidTr="00F62453">
        <w:tc>
          <w:tcPr>
            <w:tcW w:w="3120" w:type="dxa"/>
            <w:tcBorders>
              <w:bottom w:val="single" w:sz="4" w:space="0" w:color="auto"/>
              <w:right w:val="single" w:sz="4" w:space="0" w:color="auto"/>
            </w:tcBorders>
            <w:tcMar>
              <w:top w:w="100" w:type="dxa"/>
              <w:left w:w="100" w:type="dxa"/>
              <w:bottom w:w="100" w:type="dxa"/>
              <w:right w:w="100" w:type="dxa"/>
            </w:tcMar>
          </w:tcPr>
          <w:p w14:paraId="4D9D4A6E" w14:textId="77777777" w:rsidR="00CD2A36" w:rsidRPr="00B36584" w:rsidRDefault="00CD2A3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highlight w:val="white"/>
              </w:rPr>
              <w:t>Estimated results</w:t>
            </w:r>
          </w:p>
        </w:tc>
        <w:tc>
          <w:tcPr>
            <w:tcW w:w="3120" w:type="dxa"/>
            <w:tcBorders>
              <w:left w:val="single" w:sz="4" w:space="0" w:color="auto"/>
              <w:bottom w:val="single" w:sz="4" w:space="0" w:color="auto"/>
            </w:tcBorders>
            <w:tcMar>
              <w:top w:w="100" w:type="dxa"/>
              <w:left w:w="100" w:type="dxa"/>
              <w:bottom w:w="100" w:type="dxa"/>
              <w:right w:w="100" w:type="dxa"/>
            </w:tcMar>
          </w:tcPr>
          <w:p w14:paraId="263D4896" w14:textId="77777777" w:rsidR="00CD2A36" w:rsidRPr="00B36584" w:rsidRDefault="00CD2A3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highlight w:val="white"/>
              </w:rPr>
              <w:t>Var</w:t>
            </w:r>
          </w:p>
        </w:tc>
        <w:tc>
          <w:tcPr>
            <w:tcW w:w="3120" w:type="dxa"/>
            <w:tcBorders>
              <w:bottom w:val="single" w:sz="4" w:space="0" w:color="auto"/>
            </w:tcBorders>
            <w:tcMar>
              <w:top w:w="100" w:type="dxa"/>
              <w:left w:w="100" w:type="dxa"/>
              <w:bottom w:w="100" w:type="dxa"/>
              <w:right w:w="100" w:type="dxa"/>
            </w:tcMar>
          </w:tcPr>
          <w:p w14:paraId="1816682E" w14:textId="75A0C7FF" w:rsidR="00CD2A36" w:rsidRPr="00B36584" w:rsidRDefault="00CD2A3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highlight w:val="white"/>
              </w:rPr>
              <w:t xml:space="preserve">SD = </w:t>
            </w:r>
            <w:r w:rsidR="00930956" w:rsidRPr="00B36584">
              <w:rPr>
                <w:rFonts w:ascii="Times New Roman" w:eastAsia="Times New Roman" w:hAnsi="Times New Roman" w:cs="Times New Roman"/>
                <w:b/>
                <w:sz w:val="24"/>
                <w:szCs w:val="24"/>
                <w:highlight w:val="white"/>
              </w:rPr>
              <w:t>sqrt (</w:t>
            </w:r>
            <w:r w:rsidRPr="00B36584">
              <w:rPr>
                <w:rFonts w:ascii="Times New Roman" w:eastAsia="Times New Roman" w:hAnsi="Times New Roman" w:cs="Times New Roman"/>
                <w:b/>
                <w:sz w:val="24"/>
                <w:szCs w:val="24"/>
                <w:highlight w:val="white"/>
              </w:rPr>
              <w:t>Var)</w:t>
            </w:r>
          </w:p>
        </w:tc>
      </w:tr>
      <w:tr w:rsidR="00CD2A36" w:rsidRPr="00B36584" w14:paraId="30CD2DDD" w14:textId="77777777" w:rsidTr="00F62453">
        <w:tc>
          <w:tcPr>
            <w:tcW w:w="3120" w:type="dxa"/>
            <w:tcBorders>
              <w:top w:val="single" w:sz="4" w:space="0" w:color="auto"/>
              <w:right w:val="single" w:sz="4" w:space="0" w:color="auto"/>
            </w:tcBorders>
            <w:tcMar>
              <w:top w:w="100" w:type="dxa"/>
              <w:left w:w="100" w:type="dxa"/>
              <w:bottom w:w="100" w:type="dxa"/>
              <w:right w:w="100" w:type="dxa"/>
            </w:tcMar>
          </w:tcPr>
          <w:p w14:paraId="65B4A806" w14:textId="77777777" w:rsidR="00CD2A36" w:rsidRPr="00B36584" w:rsidRDefault="00CD2A36" w:rsidP="00027592">
            <w:pPr>
              <w:widowControl w:val="0"/>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lnp</w:t>
            </w:r>
            <w:proofErr w:type="spellEnd"/>
          </w:p>
        </w:tc>
        <w:tc>
          <w:tcPr>
            <w:tcW w:w="3120" w:type="dxa"/>
            <w:tcBorders>
              <w:top w:val="single" w:sz="4" w:space="0" w:color="auto"/>
              <w:left w:val="single" w:sz="4" w:space="0" w:color="auto"/>
            </w:tcBorders>
            <w:tcMar>
              <w:top w:w="100" w:type="dxa"/>
              <w:left w:w="100" w:type="dxa"/>
              <w:bottom w:w="100" w:type="dxa"/>
              <w:right w:w="100" w:type="dxa"/>
            </w:tcMar>
          </w:tcPr>
          <w:p w14:paraId="5E9ECAB7" w14:textId="77777777" w:rsidR="00CD2A36" w:rsidRPr="00B36584" w:rsidRDefault="00CD2A3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0.1631958</w:t>
            </w:r>
          </w:p>
        </w:tc>
        <w:tc>
          <w:tcPr>
            <w:tcW w:w="3120" w:type="dxa"/>
            <w:tcBorders>
              <w:top w:val="single" w:sz="4" w:space="0" w:color="auto"/>
            </w:tcBorders>
            <w:tcMar>
              <w:top w:w="100" w:type="dxa"/>
              <w:left w:w="100" w:type="dxa"/>
              <w:bottom w:w="100" w:type="dxa"/>
              <w:right w:w="100" w:type="dxa"/>
            </w:tcMar>
          </w:tcPr>
          <w:p w14:paraId="0CD3B4D6" w14:textId="77777777" w:rsidR="00CD2A36" w:rsidRPr="00B36584" w:rsidRDefault="00CD2A3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0.403975</w:t>
            </w:r>
          </w:p>
        </w:tc>
      </w:tr>
      <w:tr w:rsidR="00CD2A36" w:rsidRPr="00B36584" w14:paraId="215CA64C" w14:textId="77777777" w:rsidTr="00F62453">
        <w:tc>
          <w:tcPr>
            <w:tcW w:w="3120" w:type="dxa"/>
            <w:tcBorders>
              <w:right w:val="single" w:sz="4" w:space="0" w:color="auto"/>
            </w:tcBorders>
            <w:tcMar>
              <w:top w:w="100" w:type="dxa"/>
              <w:left w:w="100" w:type="dxa"/>
              <w:bottom w:w="100" w:type="dxa"/>
              <w:right w:w="100" w:type="dxa"/>
            </w:tcMar>
          </w:tcPr>
          <w:p w14:paraId="4A6552FF" w14:textId="77777777" w:rsidR="00CD2A36" w:rsidRPr="00B36584" w:rsidRDefault="00CD2A3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e</w:t>
            </w:r>
          </w:p>
        </w:tc>
        <w:tc>
          <w:tcPr>
            <w:tcW w:w="3120" w:type="dxa"/>
            <w:tcBorders>
              <w:left w:val="single" w:sz="4" w:space="0" w:color="auto"/>
            </w:tcBorders>
            <w:tcMar>
              <w:top w:w="100" w:type="dxa"/>
              <w:left w:w="100" w:type="dxa"/>
              <w:bottom w:w="100" w:type="dxa"/>
              <w:right w:w="100" w:type="dxa"/>
            </w:tcMar>
          </w:tcPr>
          <w:p w14:paraId="2C2DE711" w14:textId="77777777" w:rsidR="00CD2A36" w:rsidRPr="00B36584" w:rsidRDefault="00CD2A3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0.0261597</w:t>
            </w:r>
          </w:p>
        </w:tc>
        <w:tc>
          <w:tcPr>
            <w:tcW w:w="3120" w:type="dxa"/>
            <w:tcMar>
              <w:top w:w="100" w:type="dxa"/>
              <w:left w:w="100" w:type="dxa"/>
              <w:bottom w:w="100" w:type="dxa"/>
              <w:right w:w="100" w:type="dxa"/>
            </w:tcMar>
          </w:tcPr>
          <w:p w14:paraId="78063643" w14:textId="77777777" w:rsidR="00CD2A36" w:rsidRPr="00B36584" w:rsidRDefault="00CD2A3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0.1617396</w:t>
            </w:r>
          </w:p>
        </w:tc>
      </w:tr>
      <w:tr w:rsidR="00CD2A36" w:rsidRPr="00B36584" w14:paraId="401CE863" w14:textId="77777777" w:rsidTr="00F62453">
        <w:tc>
          <w:tcPr>
            <w:tcW w:w="3120" w:type="dxa"/>
            <w:tcBorders>
              <w:right w:val="single" w:sz="4" w:space="0" w:color="auto"/>
            </w:tcBorders>
            <w:tcMar>
              <w:top w:w="100" w:type="dxa"/>
              <w:left w:w="100" w:type="dxa"/>
              <w:bottom w:w="100" w:type="dxa"/>
              <w:right w:w="100" w:type="dxa"/>
            </w:tcMar>
          </w:tcPr>
          <w:p w14:paraId="7A64721F" w14:textId="77777777" w:rsidR="00CD2A36" w:rsidRPr="00B36584" w:rsidRDefault="00CD2A3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u</w:t>
            </w:r>
          </w:p>
        </w:tc>
        <w:tc>
          <w:tcPr>
            <w:tcW w:w="3120" w:type="dxa"/>
            <w:tcBorders>
              <w:left w:val="single" w:sz="4" w:space="0" w:color="auto"/>
            </w:tcBorders>
            <w:tcMar>
              <w:top w:w="100" w:type="dxa"/>
              <w:left w:w="100" w:type="dxa"/>
              <w:bottom w:w="100" w:type="dxa"/>
              <w:right w:w="100" w:type="dxa"/>
            </w:tcMar>
          </w:tcPr>
          <w:p w14:paraId="7A7AF828" w14:textId="77777777" w:rsidR="00CD2A36" w:rsidRPr="00B36584" w:rsidRDefault="00CD2A3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0.0929644</w:t>
            </w:r>
          </w:p>
        </w:tc>
        <w:tc>
          <w:tcPr>
            <w:tcW w:w="3120" w:type="dxa"/>
            <w:tcMar>
              <w:top w:w="100" w:type="dxa"/>
              <w:left w:w="100" w:type="dxa"/>
              <w:bottom w:w="100" w:type="dxa"/>
              <w:right w:w="100" w:type="dxa"/>
            </w:tcMar>
          </w:tcPr>
          <w:p w14:paraId="5A8F221F" w14:textId="77777777" w:rsidR="00CD2A36" w:rsidRPr="00B36584" w:rsidRDefault="00CD2A36" w:rsidP="00027592">
            <w:pPr>
              <w:keepNext/>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0.3049006</w:t>
            </w:r>
          </w:p>
        </w:tc>
      </w:tr>
    </w:tbl>
    <w:p w14:paraId="4320C034" w14:textId="7BE3A243" w:rsidR="00F62453" w:rsidRPr="00B36584" w:rsidRDefault="00F62453"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Test: Var(u) = 0</w:t>
      </w:r>
    </w:p>
    <w:p w14:paraId="100B7D5A" w14:textId="219C6846" w:rsidR="00F62453" w:rsidRPr="00B36584" w:rsidRDefault="00F62453"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Chibar2(01) = 439.72</w:t>
      </w:r>
    </w:p>
    <w:p w14:paraId="63D6F446" w14:textId="0B2AFB0C" w:rsidR="00F62453" w:rsidRPr="00027592" w:rsidRDefault="00F62453" w:rsidP="00B36584">
      <w:pPr>
        <w:spacing w:line="360" w:lineRule="auto"/>
        <w:jc w:val="both"/>
        <w:rPr>
          <w:rFonts w:ascii="Times New Roman" w:hAnsi="Times New Roman" w:cs="Times New Roman"/>
          <w:sz w:val="24"/>
          <w:szCs w:val="24"/>
        </w:rPr>
      </w:pPr>
      <w:r w:rsidRPr="00B36584">
        <w:rPr>
          <w:rFonts w:ascii="Times New Roman" w:hAnsi="Times New Roman" w:cs="Times New Roman"/>
          <w:sz w:val="24"/>
          <w:szCs w:val="24"/>
        </w:rPr>
        <w:t>Prob &gt; chibar2 = 0.0000</w:t>
      </w:r>
    </w:p>
    <w:p w14:paraId="37944120" w14:textId="14C57A71" w:rsidR="00F62453" w:rsidRPr="00027592" w:rsidRDefault="00D82838" w:rsidP="00027592">
      <w:pPr>
        <w:pStyle w:val="TableofFigures"/>
        <w:spacing w:line="360" w:lineRule="auto"/>
        <w:jc w:val="center"/>
        <w:rPr>
          <w:rFonts w:ascii="Times New Roman" w:hAnsi="Times New Roman" w:cs="Times New Roman"/>
          <w:b w:val="0"/>
          <w:bCs w:val="0"/>
          <w:i/>
          <w:iCs/>
          <w:sz w:val="22"/>
          <w:szCs w:val="22"/>
        </w:rPr>
      </w:pPr>
      <w:bookmarkStart w:id="175" w:name="_Toc152356585"/>
      <w:r w:rsidRPr="00027592">
        <w:rPr>
          <w:rFonts w:ascii="Times New Roman" w:hAnsi="Times New Roman" w:cs="Times New Roman"/>
          <w:b w:val="0"/>
          <w:bCs w:val="0"/>
          <w:i/>
          <w:iCs/>
          <w:sz w:val="22"/>
          <w:szCs w:val="22"/>
        </w:rPr>
        <w:t xml:space="preserve">Table </w:t>
      </w:r>
      <w:r w:rsidRPr="00027592">
        <w:rPr>
          <w:rFonts w:ascii="Times New Roman" w:hAnsi="Times New Roman" w:cs="Times New Roman"/>
          <w:b w:val="0"/>
          <w:bCs w:val="0"/>
          <w:i/>
          <w:iCs/>
          <w:sz w:val="22"/>
          <w:szCs w:val="22"/>
        </w:rPr>
        <w:fldChar w:fldCharType="begin"/>
      </w:r>
      <w:r w:rsidRPr="00027592">
        <w:rPr>
          <w:rFonts w:ascii="Times New Roman" w:hAnsi="Times New Roman" w:cs="Times New Roman"/>
          <w:b w:val="0"/>
          <w:bCs w:val="0"/>
          <w:i/>
          <w:iCs/>
          <w:sz w:val="22"/>
          <w:szCs w:val="22"/>
        </w:rPr>
        <w:instrText xml:space="preserve"> SEQ Table \* ARABIC </w:instrText>
      </w:r>
      <w:r w:rsidRPr="00027592">
        <w:rPr>
          <w:rFonts w:ascii="Times New Roman" w:hAnsi="Times New Roman" w:cs="Times New Roman"/>
          <w:b w:val="0"/>
          <w:bCs w:val="0"/>
          <w:i/>
          <w:iCs/>
          <w:sz w:val="22"/>
          <w:szCs w:val="22"/>
        </w:rPr>
        <w:fldChar w:fldCharType="separate"/>
      </w:r>
      <w:r w:rsidRPr="00027592">
        <w:rPr>
          <w:rFonts w:ascii="Times New Roman" w:hAnsi="Times New Roman" w:cs="Times New Roman"/>
          <w:b w:val="0"/>
          <w:bCs w:val="0"/>
          <w:i/>
          <w:iCs/>
          <w:noProof/>
          <w:sz w:val="22"/>
          <w:szCs w:val="22"/>
        </w:rPr>
        <w:t>14</w:t>
      </w:r>
      <w:r w:rsidRPr="00027592">
        <w:rPr>
          <w:rFonts w:ascii="Times New Roman" w:hAnsi="Times New Roman" w:cs="Times New Roman"/>
          <w:b w:val="0"/>
          <w:bCs w:val="0"/>
          <w:i/>
          <w:iCs/>
          <w:sz w:val="22"/>
          <w:szCs w:val="22"/>
        </w:rPr>
        <w:fldChar w:fldCharType="end"/>
      </w:r>
      <w:r w:rsidR="00F62453" w:rsidRPr="00027592">
        <w:rPr>
          <w:rFonts w:ascii="Times New Roman" w:hAnsi="Times New Roman" w:cs="Times New Roman"/>
          <w:b w:val="0"/>
          <w:bCs w:val="0"/>
          <w:i/>
          <w:iCs/>
          <w:sz w:val="22"/>
          <w:szCs w:val="22"/>
        </w:rPr>
        <w:t xml:space="preserve">: </w:t>
      </w:r>
      <w:r w:rsidR="00736B79" w:rsidRPr="00027592">
        <w:rPr>
          <w:rFonts w:ascii="Times New Roman" w:hAnsi="Times New Roman" w:cs="Times New Roman"/>
          <w:b w:val="0"/>
          <w:bCs w:val="0"/>
          <w:i/>
          <w:iCs/>
          <w:sz w:val="22"/>
          <w:szCs w:val="22"/>
        </w:rPr>
        <w:t xml:space="preserve">The details </w:t>
      </w:r>
      <w:r w:rsidR="00F62453" w:rsidRPr="00027592">
        <w:rPr>
          <w:rFonts w:ascii="Times New Roman" w:hAnsi="Times New Roman" w:cs="Times New Roman"/>
          <w:b w:val="0"/>
          <w:bCs w:val="0"/>
          <w:i/>
          <w:iCs/>
          <w:sz w:val="22"/>
          <w:szCs w:val="22"/>
        </w:rPr>
        <w:t xml:space="preserve">of Breusch and Pagen </w:t>
      </w:r>
      <w:proofErr w:type="spellStart"/>
      <w:r w:rsidR="00F62453" w:rsidRPr="00027592">
        <w:rPr>
          <w:rFonts w:ascii="Times New Roman" w:hAnsi="Times New Roman" w:cs="Times New Roman"/>
          <w:b w:val="0"/>
          <w:bCs w:val="0"/>
          <w:i/>
          <w:iCs/>
          <w:sz w:val="22"/>
          <w:szCs w:val="22"/>
        </w:rPr>
        <w:t>Lagrangian</w:t>
      </w:r>
      <w:proofErr w:type="spellEnd"/>
      <w:r w:rsidR="00736B79" w:rsidRPr="00027592">
        <w:rPr>
          <w:rFonts w:ascii="Times New Roman" w:hAnsi="Times New Roman" w:cs="Times New Roman"/>
          <w:b w:val="0"/>
          <w:bCs w:val="0"/>
          <w:i/>
          <w:iCs/>
          <w:sz w:val="22"/>
          <w:szCs w:val="22"/>
        </w:rPr>
        <w:t xml:space="preserve"> Test</w:t>
      </w:r>
      <w:bookmarkEnd w:id="175"/>
    </w:p>
    <w:p w14:paraId="300BF1BC" w14:textId="57F05967" w:rsidR="00CD2A36" w:rsidRPr="00B36584" w:rsidRDefault="00CD2A36" w:rsidP="00B36584">
      <w:pPr>
        <w:spacing w:before="60" w:after="60" w:line="360" w:lineRule="auto"/>
        <w:jc w:val="both"/>
        <w:rPr>
          <w:rFonts w:ascii="Times New Roman" w:eastAsia="Times New Roman" w:hAnsi="Times New Roman" w:cs="Times New Roman"/>
          <w:b/>
          <w:bCs/>
          <w:iCs/>
          <w:sz w:val="24"/>
          <w:szCs w:val="24"/>
        </w:rPr>
      </w:pP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3120"/>
        <w:gridCol w:w="2640"/>
        <w:gridCol w:w="3600"/>
      </w:tblGrid>
      <w:tr w:rsidR="00016AE6" w:rsidRPr="00B36584" w14:paraId="4EEB957A" w14:textId="77777777" w:rsidTr="0016021B">
        <w:trPr>
          <w:trHeight w:val="420"/>
        </w:trPr>
        <w:tc>
          <w:tcPr>
            <w:tcW w:w="5760" w:type="dxa"/>
            <w:gridSpan w:val="2"/>
            <w:tcBorders>
              <w:right w:val="single" w:sz="4" w:space="0" w:color="auto"/>
            </w:tcBorders>
            <w:tcMar>
              <w:top w:w="100" w:type="dxa"/>
              <w:left w:w="100" w:type="dxa"/>
              <w:bottom w:w="100" w:type="dxa"/>
              <w:right w:w="100" w:type="dxa"/>
            </w:tcMar>
          </w:tcPr>
          <w:p w14:paraId="7667913C" w14:textId="77777777" w:rsidR="00016AE6" w:rsidRPr="00B36584" w:rsidRDefault="00016AE6" w:rsidP="00027592">
            <w:pP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Random Effects, Two Sided:</w:t>
            </w:r>
          </w:p>
        </w:tc>
        <w:tc>
          <w:tcPr>
            <w:tcW w:w="3600" w:type="dxa"/>
            <w:tcBorders>
              <w:left w:val="single" w:sz="4" w:space="0" w:color="auto"/>
            </w:tcBorders>
            <w:tcMar>
              <w:top w:w="100" w:type="dxa"/>
              <w:left w:w="100" w:type="dxa"/>
              <w:bottom w:w="100" w:type="dxa"/>
              <w:right w:w="100" w:type="dxa"/>
            </w:tcMar>
          </w:tcPr>
          <w:p w14:paraId="7E3B95B7" w14:textId="77777777" w:rsidR="00016AE6" w:rsidRPr="00B36584" w:rsidRDefault="00016AE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Result</w:t>
            </w:r>
          </w:p>
        </w:tc>
      </w:tr>
      <w:tr w:rsidR="00016AE6" w:rsidRPr="00B36584" w14:paraId="7EA83225" w14:textId="77777777" w:rsidTr="0016021B">
        <w:tc>
          <w:tcPr>
            <w:tcW w:w="3120" w:type="dxa"/>
            <w:tcBorders>
              <w:bottom w:val="single" w:sz="4" w:space="0" w:color="auto"/>
            </w:tcBorders>
            <w:tcMar>
              <w:top w:w="100" w:type="dxa"/>
              <w:left w:w="100" w:type="dxa"/>
              <w:bottom w:w="100" w:type="dxa"/>
              <w:right w:w="100" w:type="dxa"/>
            </w:tcMar>
          </w:tcPr>
          <w:p w14:paraId="3ED236DF" w14:textId="75E7A12F" w:rsidR="00016AE6" w:rsidRPr="00B36584" w:rsidRDefault="0093095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ALM (</w:t>
            </w:r>
            <w:r w:rsidR="00016AE6" w:rsidRPr="00B36584">
              <w:rPr>
                <w:rFonts w:ascii="Times New Roman" w:eastAsia="Times New Roman" w:hAnsi="Times New Roman" w:cs="Times New Roman"/>
                <w:sz w:val="24"/>
                <w:szCs w:val="24"/>
              </w:rPr>
              <w:t>var(u) = 0</w:t>
            </w:r>
            <w:proofErr w:type="gramStart"/>
            <w:r w:rsidR="00016AE6" w:rsidRPr="00B36584">
              <w:rPr>
                <w:rFonts w:ascii="Times New Roman" w:eastAsia="Times New Roman" w:hAnsi="Times New Roman" w:cs="Times New Roman"/>
                <w:sz w:val="24"/>
                <w:szCs w:val="24"/>
              </w:rPr>
              <w:t>)  =</w:t>
            </w:r>
            <w:proofErr w:type="gramEnd"/>
            <w:r w:rsidR="00016AE6" w:rsidRPr="00B36584">
              <w:rPr>
                <w:rFonts w:ascii="Times New Roman" w:eastAsia="Times New Roman" w:hAnsi="Times New Roman" w:cs="Times New Roman"/>
                <w:sz w:val="24"/>
                <w:szCs w:val="24"/>
              </w:rPr>
              <w:t xml:space="preserve"> 299.71</w:t>
            </w:r>
          </w:p>
        </w:tc>
        <w:tc>
          <w:tcPr>
            <w:tcW w:w="2640" w:type="dxa"/>
            <w:tcBorders>
              <w:bottom w:val="single" w:sz="4" w:space="0" w:color="auto"/>
              <w:right w:val="single" w:sz="4" w:space="0" w:color="auto"/>
            </w:tcBorders>
            <w:tcMar>
              <w:top w:w="100" w:type="dxa"/>
              <w:left w:w="100" w:type="dxa"/>
              <w:bottom w:w="100" w:type="dxa"/>
              <w:right w:w="100" w:type="dxa"/>
            </w:tcMar>
          </w:tcPr>
          <w:p w14:paraId="218FE2C7" w14:textId="77777777" w:rsidR="00016AE6" w:rsidRPr="00B36584" w:rsidRDefault="00016AE6" w:rsidP="00027592">
            <w:pP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Pr</w:t>
            </w:r>
            <w:proofErr w:type="spellEnd"/>
            <w:r w:rsidRPr="00B36584">
              <w:rPr>
                <w:rFonts w:ascii="Times New Roman" w:eastAsia="Times New Roman" w:hAnsi="Times New Roman" w:cs="Times New Roman"/>
                <w:sz w:val="24"/>
                <w:szCs w:val="24"/>
              </w:rPr>
              <w:t xml:space="preserve"> &gt; chi2(1) = 0.0000</w:t>
            </w:r>
          </w:p>
        </w:tc>
        <w:tc>
          <w:tcPr>
            <w:tcW w:w="3600" w:type="dxa"/>
            <w:tcBorders>
              <w:left w:val="single" w:sz="4" w:space="0" w:color="auto"/>
              <w:bottom w:val="single" w:sz="4" w:space="0" w:color="auto"/>
            </w:tcBorders>
            <w:tcMar>
              <w:top w:w="100" w:type="dxa"/>
              <w:left w:w="100" w:type="dxa"/>
              <w:bottom w:w="100" w:type="dxa"/>
              <w:right w:w="100" w:type="dxa"/>
            </w:tcMar>
          </w:tcPr>
          <w:p w14:paraId="27FBB700" w14:textId="77777777" w:rsidR="00016AE6" w:rsidRPr="00B36584" w:rsidRDefault="00016AE6" w:rsidP="00027592">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Use of Random Effects Model</w:t>
            </w:r>
          </w:p>
        </w:tc>
      </w:tr>
      <w:tr w:rsidR="00016AE6" w:rsidRPr="00B36584" w14:paraId="5BF1ADCA" w14:textId="77777777" w:rsidTr="0016021B">
        <w:trPr>
          <w:trHeight w:val="420"/>
        </w:trPr>
        <w:tc>
          <w:tcPr>
            <w:tcW w:w="5760" w:type="dxa"/>
            <w:gridSpan w:val="2"/>
            <w:tcBorders>
              <w:top w:val="single" w:sz="4" w:space="0" w:color="auto"/>
              <w:right w:val="single" w:sz="4" w:space="0" w:color="auto"/>
            </w:tcBorders>
            <w:tcMar>
              <w:top w:w="100" w:type="dxa"/>
              <w:left w:w="100" w:type="dxa"/>
              <w:bottom w:w="100" w:type="dxa"/>
              <w:right w:w="100" w:type="dxa"/>
            </w:tcMar>
          </w:tcPr>
          <w:p w14:paraId="1598A9A8" w14:textId="77777777" w:rsidR="00016AE6" w:rsidRPr="00B36584" w:rsidRDefault="00016AE6" w:rsidP="00027592">
            <w:pPr>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Random Effects, One Sided:</w:t>
            </w:r>
          </w:p>
        </w:tc>
        <w:tc>
          <w:tcPr>
            <w:tcW w:w="3600" w:type="dxa"/>
            <w:tcBorders>
              <w:top w:val="single" w:sz="4" w:space="0" w:color="auto"/>
              <w:left w:val="single" w:sz="4" w:space="0" w:color="auto"/>
            </w:tcBorders>
            <w:tcMar>
              <w:top w:w="100" w:type="dxa"/>
              <w:left w:w="100" w:type="dxa"/>
              <w:bottom w:w="100" w:type="dxa"/>
              <w:right w:w="100" w:type="dxa"/>
            </w:tcMar>
          </w:tcPr>
          <w:p w14:paraId="1CB16162" w14:textId="77777777" w:rsidR="00016AE6" w:rsidRPr="00B36584" w:rsidRDefault="00016AE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Result</w:t>
            </w:r>
          </w:p>
        </w:tc>
      </w:tr>
      <w:tr w:rsidR="00016AE6" w:rsidRPr="00B36584" w14:paraId="1179FF8E" w14:textId="77777777" w:rsidTr="0016021B">
        <w:tc>
          <w:tcPr>
            <w:tcW w:w="3120" w:type="dxa"/>
            <w:tcBorders>
              <w:bottom w:val="single" w:sz="4" w:space="0" w:color="auto"/>
            </w:tcBorders>
            <w:tcMar>
              <w:top w:w="100" w:type="dxa"/>
              <w:left w:w="100" w:type="dxa"/>
              <w:bottom w:w="100" w:type="dxa"/>
              <w:right w:w="100" w:type="dxa"/>
            </w:tcMar>
          </w:tcPr>
          <w:p w14:paraId="61A4F945" w14:textId="228140F7" w:rsidR="00016AE6" w:rsidRPr="00B36584" w:rsidRDefault="0093095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ALM (</w:t>
            </w:r>
            <w:r w:rsidR="00016AE6" w:rsidRPr="00B36584">
              <w:rPr>
                <w:rFonts w:ascii="Times New Roman" w:eastAsia="Times New Roman" w:hAnsi="Times New Roman" w:cs="Times New Roman"/>
                <w:sz w:val="24"/>
                <w:szCs w:val="24"/>
              </w:rPr>
              <w:t>var (u) = 0</w:t>
            </w:r>
            <w:r w:rsidRPr="00B36584">
              <w:rPr>
                <w:rFonts w:ascii="Times New Roman" w:eastAsia="Times New Roman" w:hAnsi="Times New Roman" w:cs="Times New Roman"/>
                <w:sz w:val="24"/>
                <w:szCs w:val="24"/>
              </w:rPr>
              <w:t>) =</w:t>
            </w:r>
            <w:r w:rsidR="00016AE6" w:rsidRPr="00B36584">
              <w:rPr>
                <w:rFonts w:ascii="Times New Roman" w:eastAsia="Times New Roman" w:hAnsi="Times New Roman" w:cs="Times New Roman"/>
                <w:sz w:val="24"/>
                <w:szCs w:val="24"/>
              </w:rPr>
              <w:t xml:space="preserve"> 17.31</w:t>
            </w:r>
          </w:p>
        </w:tc>
        <w:tc>
          <w:tcPr>
            <w:tcW w:w="2640" w:type="dxa"/>
            <w:tcBorders>
              <w:bottom w:val="single" w:sz="4" w:space="0" w:color="auto"/>
              <w:right w:val="single" w:sz="4" w:space="0" w:color="auto"/>
            </w:tcBorders>
            <w:tcMar>
              <w:top w:w="100" w:type="dxa"/>
              <w:left w:w="100" w:type="dxa"/>
              <w:bottom w:w="100" w:type="dxa"/>
              <w:right w:w="100" w:type="dxa"/>
            </w:tcMar>
          </w:tcPr>
          <w:p w14:paraId="10FBB292" w14:textId="246024C4" w:rsidR="00016AE6" w:rsidRPr="00B36584" w:rsidRDefault="00016AE6" w:rsidP="00027592">
            <w:pP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Pr</w:t>
            </w:r>
            <w:proofErr w:type="spellEnd"/>
            <w:r w:rsidRPr="00B36584">
              <w:rPr>
                <w:rFonts w:ascii="Times New Roman" w:eastAsia="Times New Roman" w:hAnsi="Times New Roman" w:cs="Times New Roman"/>
                <w:sz w:val="24"/>
                <w:szCs w:val="24"/>
              </w:rPr>
              <w:t xml:space="preserve"> &gt; </w:t>
            </w:r>
            <w:r w:rsidR="00930956" w:rsidRPr="00B36584">
              <w:rPr>
                <w:rFonts w:ascii="Times New Roman" w:eastAsia="Times New Roman" w:hAnsi="Times New Roman" w:cs="Times New Roman"/>
                <w:sz w:val="24"/>
                <w:szCs w:val="24"/>
              </w:rPr>
              <w:t>N (</w:t>
            </w:r>
            <w:r w:rsidRPr="00B36584">
              <w:rPr>
                <w:rFonts w:ascii="Times New Roman" w:eastAsia="Times New Roman" w:hAnsi="Times New Roman" w:cs="Times New Roman"/>
                <w:sz w:val="24"/>
                <w:szCs w:val="24"/>
              </w:rPr>
              <w:t>0,1) = 0.0000</w:t>
            </w:r>
          </w:p>
        </w:tc>
        <w:tc>
          <w:tcPr>
            <w:tcW w:w="3600" w:type="dxa"/>
            <w:tcBorders>
              <w:left w:val="single" w:sz="4" w:space="0" w:color="auto"/>
              <w:bottom w:val="single" w:sz="4" w:space="0" w:color="auto"/>
            </w:tcBorders>
            <w:tcMar>
              <w:top w:w="100" w:type="dxa"/>
              <w:left w:w="100" w:type="dxa"/>
              <w:bottom w:w="100" w:type="dxa"/>
              <w:right w:w="100" w:type="dxa"/>
            </w:tcMar>
          </w:tcPr>
          <w:p w14:paraId="22FE5119" w14:textId="77777777" w:rsidR="00016AE6" w:rsidRPr="00B36584" w:rsidRDefault="00016AE6" w:rsidP="00027592">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Use of Random Effects Model</w:t>
            </w:r>
          </w:p>
        </w:tc>
      </w:tr>
      <w:tr w:rsidR="00016AE6" w:rsidRPr="00B36584" w14:paraId="5B5D17F9" w14:textId="77777777" w:rsidTr="0016021B">
        <w:trPr>
          <w:trHeight w:val="420"/>
        </w:trPr>
        <w:tc>
          <w:tcPr>
            <w:tcW w:w="5760" w:type="dxa"/>
            <w:gridSpan w:val="2"/>
            <w:tcBorders>
              <w:top w:val="single" w:sz="4" w:space="0" w:color="auto"/>
              <w:right w:val="single" w:sz="4" w:space="0" w:color="auto"/>
            </w:tcBorders>
            <w:tcMar>
              <w:top w:w="100" w:type="dxa"/>
              <w:left w:w="100" w:type="dxa"/>
              <w:bottom w:w="100" w:type="dxa"/>
              <w:right w:w="100" w:type="dxa"/>
            </w:tcMar>
          </w:tcPr>
          <w:p w14:paraId="104DAB67" w14:textId="77777777" w:rsidR="00016AE6" w:rsidRPr="00B36584" w:rsidRDefault="00016AE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lastRenderedPageBreak/>
              <w:t>Serial Correlation</w:t>
            </w:r>
          </w:p>
        </w:tc>
        <w:tc>
          <w:tcPr>
            <w:tcW w:w="3600" w:type="dxa"/>
            <w:tcBorders>
              <w:top w:val="single" w:sz="4" w:space="0" w:color="auto"/>
              <w:left w:val="single" w:sz="4" w:space="0" w:color="auto"/>
            </w:tcBorders>
            <w:tcMar>
              <w:top w:w="100" w:type="dxa"/>
              <w:left w:w="100" w:type="dxa"/>
              <w:bottom w:w="100" w:type="dxa"/>
              <w:right w:w="100" w:type="dxa"/>
            </w:tcMar>
          </w:tcPr>
          <w:p w14:paraId="0EB54678" w14:textId="77777777" w:rsidR="00016AE6" w:rsidRPr="00B36584" w:rsidRDefault="00016AE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Result</w:t>
            </w:r>
          </w:p>
        </w:tc>
      </w:tr>
      <w:tr w:rsidR="00016AE6" w:rsidRPr="00B36584" w14:paraId="4692134D" w14:textId="77777777" w:rsidTr="0016021B">
        <w:tc>
          <w:tcPr>
            <w:tcW w:w="3120" w:type="dxa"/>
            <w:tcBorders>
              <w:bottom w:val="single" w:sz="4" w:space="0" w:color="auto"/>
            </w:tcBorders>
            <w:tcMar>
              <w:top w:w="100" w:type="dxa"/>
              <w:left w:w="100" w:type="dxa"/>
              <w:bottom w:w="100" w:type="dxa"/>
              <w:right w:w="100" w:type="dxa"/>
            </w:tcMar>
          </w:tcPr>
          <w:p w14:paraId="1D6D9602" w14:textId="7093AC94" w:rsidR="00016AE6" w:rsidRPr="00B36584" w:rsidRDefault="0093095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ALM (</w:t>
            </w:r>
            <w:r w:rsidR="00016AE6" w:rsidRPr="00B36584">
              <w:rPr>
                <w:rFonts w:ascii="Times New Roman" w:eastAsia="Times New Roman" w:hAnsi="Times New Roman" w:cs="Times New Roman"/>
                <w:sz w:val="24"/>
                <w:szCs w:val="24"/>
              </w:rPr>
              <w:t>lambda=0) = 15.08</w:t>
            </w:r>
          </w:p>
        </w:tc>
        <w:tc>
          <w:tcPr>
            <w:tcW w:w="2640" w:type="dxa"/>
            <w:tcBorders>
              <w:bottom w:val="single" w:sz="4" w:space="0" w:color="auto"/>
              <w:right w:val="single" w:sz="4" w:space="0" w:color="auto"/>
            </w:tcBorders>
            <w:tcMar>
              <w:top w:w="100" w:type="dxa"/>
              <w:left w:w="100" w:type="dxa"/>
              <w:bottom w:w="100" w:type="dxa"/>
              <w:right w:w="100" w:type="dxa"/>
            </w:tcMar>
          </w:tcPr>
          <w:p w14:paraId="10208972" w14:textId="77777777" w:rsidR="00016AE6" w:rsidRPr="00B36584" w:rsidRDefault="00016AE6" w:rsidP="00027592">
            <w:pP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Pr</w:t>
            </w:r>
            <w:proofErr w:type="spellEnd"/>
            <w:r w:rsidRPr="00B36584">
              <w:rPr>
                <w:rFonts w:ascii="Times New Roman" w:eastAsia="Times New Roman" w:hAnsi="Times New Roman" w:cs="Times New Roman"/>
                <w:sz w:val="24"/>
                <w:szCs w:val="24"/>
              </w:rPr>
              <w:t xml:space="preserve"> &gt; chi2(1) = 0.0001</w:t>
            </w:r>
          </w:p>
        </w:tc>
        <w:tc>
          <w:tcPr>
            <w:tcW w:w="3600" w:type="dxa"/>
            <w:tcBorders>
              <w:left w:val="single" w:sz="4" w:space="0" w:color="auto"/>
              <w:bottom w:val="single" w:sz="4" w:space="0" w:color="auto"/>
            </w:tcBorders>
            <w:tcMar>
              <w:top w:w="100" w:type="dxa"/>
              <w:left w:w="100" w:type="dxa"/>
              <w:bottom w:w="100" w:type="dxa"/>
              <w:right w:w="100" w:type="dxa"/>
            </w:tcMar>
          </w:tcPr>
          <w:p w14:paraId="4B458F2A" w14:textId="7BAA9144" w:rsidR="00016AE6" w:rsidRPr="00B36584" w:rsidRDefault="00016AE6" w:rsidP="00027592">
            <w:pP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There is serial correlation in the residuals of regression model</w:t>
            </w:r>
          </w:p>
        </w:tc>
      </w:tr>
      <w:tr w:rsidR="00016AE6" w:rsidRPr="00B36584" w14:paraId="0F622F31" w14:textId="77777777" w:rsidTr="0016021B">
        <w:trPr>
          <w:trHeight w:val="420"/>
        </w:trPr>
        <w:tc>
          <w:tcPr>
            <w:tcW w:w="5760" w:type="dxa"/>
            <w:gridSpan w:val="2"/>
            <w:tcBorders>
              <w:top w:val="single" w:sz="4" w:space="0" w:color="auto"/>
              <w:right w:val="single" w:sz="4" w:space="0" w:color="auto"/>
            </w:tcBorders>
            <w:tcMar>
              <w:top w:w="100" w:type="dxa"/>
              <w:left w:w="100" w:type="dxa"/>
              <w:bottom w:w="100" w:type="dxa"/>
              <w:right w:w="100" w:type="dxa"/>
            </w:tcMar>
          </w:tcPr>
          <w:p w14:paraId="6CFB5107" w14:textId="77777777" w:rsidR="00016AE6" w:rsidRPr="00B36584" w:rsidRDefault="00016AE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Joint Test:</w:t>
            </w:r>
          </w:p>
        </w:tc>
        <w:tc>
          <w:tcPr>
            <w:tcW w:w="3600" w:type="dxa"/>
            <w:tcBorders>
              <w:top w:val="single" w:sz="4" w:space="0" w:color="auto"/>
              <w:left w:val="single" w:sz="4" w:space="0" w:color="auto"/>
            </w:tcBorders>
            <w:tcMar>
              <w:top w:w="100" w:type="dxa"/>
              <w:left w:w="100" w:type="dxa"/>
              <w:bottom w:w="100" w:type="dxa"/>
              <w:right w:w="100" w:type="dxa"/>
            </w:tcMar>
          </w:tcPr>
          <w:p w14:paraId="00607481" w14:textId="77777777" w:rsidR="00016AE6" w:rsidRPr="00B36584" w:rsidRDefault="00016AE6"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Result</w:t>
            </w:r>
          </w:p>
        </w:tc>
      </w:tr>
      <w:tr w:rsidR="00016AE6" w:rsidRPr="00B36584" w14:paraId="22D00340" w14:textId="77777777" w:rsidTr="00AB784F">
        <w:tc>
          <w:tcPr>
            <w:tcW w:w="3120" w:type="dxa"/>
            <w:tcMar>
              <w:top w:w="100" w:type="dxa"/>
              <w:left w:w="100" w:type="dxa"/>
              <w:bottom w:w="100" w:type="dxa"/>
              <w:right w:w="100" w:type="dxa"/>
            </w:tcMar>
          </w:tcPr>
          <w:p w14:paraId="44B9125D" w14:textId="649ED576" w:rsidR="00016AE6" w:rsidRPr="00B36584" w:rsidRDefault="00930956"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LM (</w:t>
            </w:r>
            <w:r w:rsidR="00016AE6" w:rsidRPr="00B36584">
              <w:rPr>
                <w:rFonts w:ascii="Times New Roman" w:eastAsia="Times New Roman" w:hAnsi="Times New Roman" w:cs="Times New Roman"/>
                <w:sz w:val="24"/>
                <w:szCs w:val="24"/>
              </w:rPr>
              <w:t>var(u) = 0, lambda=0) = 454.80</w:t>
            </w:r>
          </w:p>
        </w:tc>
        <w:tc>
          <w:tcPr>
            <w:tcW w:w="2640" w:type="dxa"/>
            <w:tcBorders>
              <w:right w:val="single" w:sz="4" w:space="0" w:color="auto"/>
            </w:tcBorders>
            <w:tcMar>
              <w:top w:w="100" w:type="dxa"/>
              <w:left w:w="100" w:type="dxa"/>
              <w:bottom w:w="100" w:type="dxa"/>
              <w:right w:w="100" w:type="dxa"/>
            </w:tcMar>
          </w:tcPr>
          <w:p w14:paraId="0B025E66" w14:textId="77777777" w:rsidR="00016AE6" w:rsidRPr="00B36584" w:rsidRDefault="00016AE6" w:rsidP="00027592">
            <w:pPr>
              <w:widowControl w:val="0"/>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Pr</w:t>
            </w:r>
            <w:proofErr w:type="spellEnd"/>
            <w:r w:rsidRPr="00B36584">
              <w:rPr>
                <w:rFonts w:ascii="Times New Roman" w:eastAsia="Times New Roman" w:hAnsi="Times New Roman" w:cs="Times New Roman"/>
                <w:sz w:val="24"/>
                <w:szCs w:val="24"/>
              </w:rPr>
              <w:t xml:space="preserve"> &gt; chi2(2) = 0.0000</w:t>
            </w:r>
          </w:p>
        </w:tc>
        <w:tc>
          <w:tcPr>
            <w:tcW w:w="3600" w:type="dxa"/>
            <w:tcBorders>
              <w:left w:val="single" w:sz="4" w:space="0" w:color="auto"/>
            </w:tcBorders>
            <w:tcMar>
              <w:top w:w="100" w:type="dxa"/>
              <w:left w:w="100" w:type="dxa"/>
              <w:bottom w:w="100" w:type="dxa"/>
              <w:right w:w="100" w:type="dxa"/>
            </w:tcMar>
          </w:tcPr>
          <w:p w14:paraId="74EC2839" w14:textId="0AEDADA4" w:rsidR="00016AE6" w:rsidRPr="00B36584" w:rsidRDefault="00016AE6" w:rsidP="00027592">
            <w:pPr>
              <w:keepNext/>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Use of </w:t>
            </w:r>
            <w:r w:rsidR="00AC0695" w:rsidRPr="00B36584">
              <w:rPr>
                <w:rFonts w:ascii="Times New Roman" w:eastAsia="Times New Roman" w:hAnsi="Times New Roman" w:cs="Times New Roman"/>
                <w:sz w:val="24"/>
                <w:szCs w:val="24"/>
              </w:rPr>
              <w:t>REM</w:t>
            </w:r>
            <w:r w:rsidRPr="00B36584">
              <w:rPr>
                <w:rFonts w:ascii="Times New Roman" w:eastAsia="Times New Roman" w:hAnsi="Times New Roman" w:cs="Times New Roman"/>
                <w:sz w:val="24"/>
                <w:szCs w:val="24"/>
              </w:rPr>
              <w:t xml:space="preserve"> but have serial correlation in model</w:t>
            </w:r>
          </w:p>
        </w:tc>
      </w:tr>
    </w:tbl>
    <w:p w14:paraId="2132013C" w14:textId="32AC1DF6" w:rsidR="00736B79" w:rsidRPr="00027592" w:rsidRDefault="00D82838" w:rsidP="00027592">
      <w:pPr>
        <w:pStyle w:val="TableofFigures"/>
        <w:spacing w:line="360" w:lineRule="auto"/>
        <w:jc w:val="center"/>
        <w:rPr>
          <w:rFonts w:ascii="Times New Roman" w:hAnsi="Times New Roman" w:cs="Times New Roman"/>
          <w:b w:val="0"/>
          <w:bCs w:val="0"/>
          <w:i/>
          <w:iCs/>
          <w:sz w:val="22"/>
          <w:szCs w:val="22"/>
        </w:rPr>
      </w:pPr>
      <w:bookmarkStart w:id="176" w:name="_Toc152356586"/>
      <w:r w:rsidRPr="00027592">
        <w:rPr>
          <w:rFonts w:ascii="Times New Roman" w:hAnsi="Times New Roman" w:cs="Times New Roman"/>
          <w:b w:val="0"/>
          <w:bCs w:val="0"/>
          <w:i/>
          <w:iCs/>
          <w:sz w:val="22"/>
          <w:szCs w:val="22"/>
        </w:rPr>
        <w:t xml:space="preserve">Table </w:t>
      </w:r>
      <w:r w:rsidRPr="00027592">
        <w:rPr>
          <w:rFonts w:ascii="Times New Roman" w:hAnsi="Times New Roman" w:cs="Times New Roman"/>
          <w:b w:val="0"/>
          <w:bCs w:val="0"/>
          <w:i/>
          <w:iCs/>
          <w:sz w:val="22"/>
          <w:szCs w:val="22"/>
        </w:rPr>
        <w:fldChar w:fldCharType="begin"/>
      </w:r>
      <w:r w:rsidRPr="00027592">
        <w:rPr>
          <w:rFonts w:ascii="Times New Roman" w:hAnsi="Times New Roman" w:cs="Times New Roman"/>
          <w:b w:val="0"/>
          <w:bCs w:val="0"/>
          <w:i/>
          <w:iCs/>
          <w:sz w:val="22"/>
          <w:szCs w:val="22"/>
        </w:rPr>
        <w:instrText xml:space="preserve"> SEQ Table \* ARABIC </w:instrText>
      </w:r>
      <w:r w:rsidRPr="00027592">
        <w:rPr>
          <w:rFonts w:ascii="Times New Roman" w:hAnsi="Times New Roman" w:cs="Times New Roman"/>
          <w:b w:val="0"/>
          <w:bCs w:val="0"/>
          <w:i/>
          <w:iCs/>
          <w:sz w:val="22"/>
          <w:szCs w:val="22"/>
        </w:rPr>
        <w:fldChar w:fldCharType="separate"/>
      </w:r>
      <w:r w:rsidRPr="00027592">
        <w:rPr>
          <w:rFonts w:ascii="Times New Roman" w:hAnsi="Times New Roman" w:cs="Times New Roman"/>
          <w:b w:val="0"/>
          <w:bCs w:val="0"/>
          <w:i/>
          <w:iCs/>
          <w:noProof/>
          <w:sz w:val="22"/>
          <w:szCs w:val="22"/>
        </w:rPr>
        <w:t>15</w:t>
      </w:r>
      <w:r w:rsidRPr="00027592">
        <w:rPr>
          <w:rFonts w:ascii="Times New Roman" w:hAnsi="Times New Roman" w:cs="Times New Roman"/>
          <w:b w:val="0"/>
          <w:bCs w:val="0"/>
          <w:i/>
          <w:iCs/>
          <w:sz w:val="22"/>
          <w:szCs w:val="22"/>
        </w:rPr>
        <w:fldChar w:fldCharType="end"/>
      </w:r>
      <w:r w:rsidR="00736B79" w:rsidRPr="00027592">
        <w:rPr>
          <w:rFonts w:ascii="Times New Roman" w:hAnsi="Times New Roman" w:cs="Times New Roman"/>
          <w:b w:val="0"/>
          <w:bCs w:val="0"/>
          <w:i/>
          <w:iCs/>
          <w:sz w:val="22"/>
          <w:szCs w:val="22"/>
        </w:rPr>
        <w:t>: Details of test for random effect model and serial correlation</w:t>
      </w:r>
      <w:bookmarkEnd w:id="176"/>
    </w:p>
    <w:p w14:paraId="509FE571" w14:textId="77777777" w:rsidR="00736B79" w:rsidRPr="00B36584" w:rsidRDefault="00736B79" w:rsidP="00B36584">
      <w:pPr>
        <w:spacing w:before="60" w:after="60" w:line="360" w:lineRule="auto"/>
        <w:ind w:left="720"/>
        <w:jc w:val="both"/>
        <w:rPr>
          <w:rFonts w:ascii="Times New Roman" w:eastAsia="Times New Roman" w:hAnsi="Times New Roman" w:cs="Times New Roman"/>
          <w:i/>
          <w:sz w:val="24"/>
          <w:szCs w:val="24"/>
        </w:rPr>
      </w:pPr>
    </w:p>
    <w:p w14:paraId="0149E495" w14:textId="0EFD0504" w:rsidR="00903894" w:rsidRPr="00B36584" w:rsidRDefault="392F6A62" w:rsidP="00B36584">
      <w:pPr>
        <w:pStyle w:val="Heading2"/>
        <w:rPr>
          <w:rFonts w:cs="Times New Roman"/>
        </w:rPr>
      </w:pPr>
      <w:bookmarkStart w:id="177" w:name="_Toc152346227"/>
      <w:bookmarkStart w:id="178" w:name="_Toc152356714"/>
      <w:bookmarkStart w:id="179" w:name="_Toc152356979"/>
      <w:r w:rsidRPr="00B36584">
        <w:rPr>
          <w:rFonts w:cs="Times New Roman"/>
        </w:rPr>
        <w:t>Appendix 05: The 3-</w:t>
      </w:r>
      <w:proofErr w:type="gramStart"/>
      <w:r w:rsidRPr="00B36584">
        <w:rPr>
          <w:rFonts w:cs="Times New Roman"/>
        </w:rPr>
        <w:t>stages</w:t>
      </w:r>
      <w:proofErr w:type="gramEnd"/>
      <w:r w:rsidRPr="00B36584">
        <w:rPr>
          <w:rFonts w:cs="Times New Roman"/>
        </w:rPr>
        <w:t xml:space="preserve"> GLS Model </w:t>
      </w:r>
      <w:proofErr w:type="gramStart"/>
      <w:r w:rsidRPr="00B36584">
        <w:rPr>
          <w:rFonts w:cs="Times New Roman"/>
        </w:rPr>
        <w:t>to</w:t>
      </w:r>
      <w:proofErr w:type="gramEnd"/>
      <w:r w:rsidRPr="00B36584">
        <w:rPr>
          <w:rFonts w:cs="Times New Roman"/>
        </w:rPr>
        <w:t xml:space="preserve"> correcting the Violation (Solution 2)</w:t>
      </w:r>
      <w:bookmarkEnd w:id="177"/>
      <w:bookmarkEnd w:id="178"/>
      <w:bookmarkEnd w:id="179"/>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1590"/>
        <w:gridCol w:w="1965"/>
        <w:gridCol w:w="1530"/>
        <w:gridCol w:w="4275"/>
      </w:tblGrid>
      <w:tr w:rsidR="00903894" w:rsidRPr="00B36584" w14:paraId="4FE30C45" w14:textId="77777777" w:rsidTr="00736B79">
        <w:tc>
          <w:tcPr>
            <w:tcW w:w="1590" w:type="dxa"/>
            <w:tcBorders>
              <w:bottom w:val="single" w:sz="4" w:space="0" w:color="auto"/>
              <w:right w:val="single" w:sz="4" w:space="0" w:color="auto"/>
            </w:tcBorders>
            <w:tcMar>
              <w:top w:w="100" w:type="dxa"/>
              <w:left w:w="100" w:type="dxa"/>
              <w:bottom w:w="100" w:type="dxa"/>
              <w:right w:w="100" w:type="dxa"/>
            </w:tcMar>
            <w:vAlign w:val="center"/>
          </w:tcPr>
          <w:p w14:paraId="0AD2E041" w14:textId="6293998E" w:rsidR="00903894" w:rsidRPr="00B36584" w:rsidRDefault="005D6C7B"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 xml:space="preserve">Independent </w:t>
            </w:r>
            <w:r w:rsidR="00903894" w:rsidRPr="00B36584">
              <w:rPr>
                <w:rFonts w:ascii="Times New Roman" w:eastAsia="Times New Roman" w:hAnsi="Times New Roman" w:cs="Times New Roman"/>
                <w:b/>
                <w:sz w:val="24"/>
                <w:szCs w:val="24"/>
              </w:rPr>
              <w:t>Variables</w:t>
            </w:r>
          </w:p>
        </w:tc>
        <w:tc>
          <w:tcPr>
            <w:tcW w:w="1965" w:type="dxa"/>
            <w:tcBorders>
              <w:left w:val="single" w:sz="4" w:space="0" w:color="auto"/>
              <w:bottom w:val="single" w:sz="4" w:space="0" w:color="auto"/>
            </w:tcBorders>
            <w:tcMar>
              <w:top w:w="100" w:type="dxa"/>
              <w:left w:w="100" w:type="dxa"/>
              <w:bottom w:w="100" w:type="dxa"/>
              <w:right w:w="100" w:type="dxa"/>
            </w:tcMar>
            <w:vAlign w:val="center"/>
          </w:tcPr>
          <w:p w14:paraId="56F1D2F6" w14:textId="77777777" w:rsidR="00903894" w:rsidRPr="00B36584" w:rsidRDefault="00903894"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Coefficient</w:t>
            </w:r>
          </w:p>
        </w:tc>
        <w:tc>
          <w:tcPr>
            <w:tcW w:w="1530" w:type="dxa"/>
            <w:tcBorders>
              <w:bottom w:val="single" w:sz="4" w:space="0" w:color="auto"/>
              <w:right w:val="single" w:sz="4" w:space="0" w:color="auto"/>
            </w:tcBorders>
            <w:tcMar>
              <w:top w:w="100" w:type="dxa"/>
              <w:left w:w="100" w:type="dxa"/>
              <w:bottom w:w="100" w:type="dxa"/>
              <w:right w:w="100" w:type="dxa"/>
            </w:tcMar>
            <w:vAlign w:val="center"/>
          </w:tcPr>
          <w:p w14:paraId="1637194C" w14:textId="77777777" w:rsidR="00903894" w:rsidRPr="00B36584" w:rsidRDefault="00903894"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Probability</w:t>
            </w:r>
          </w:p>
        </w:tc>
        <w:tc>
          <w:tcPr>
            <w:tcW w:w="4275" w:type="dxa"/>
            <w:tcBorders>
              <w:left w:val="single" w:sz="4" w:space="0" w:color="auto"/>
              <w:bottom w:val="single" w:sz="4" w:space="0" w:color="auto"/>
            </w:tcBorders>
            <w:tcMar>
              <w:top w:w="100" w:type="dxa"/>
              <w:left w:w="100" w:type="dxa"/>
              <w:bottom w:w="100" w:type="dxa"/>
              <w:right w:w="100" w:type="dxa"/>
            </w:tcMar>
            <w:vAlign w:val="center"/>
          </w:tcPr>
          <w:p w14:paraId="5AD24662" w14:textId="77777777" w:rsidR="00903894" w:rsidRPr="00B36584" w:rsidRDefault="00903894" w:rsidP="00027592">
            <w:pPr>
              <w:widowControl w:val="0"/>
              <w:spacing w:before="60" w:after="60" w:line="360" w:lineRule="auto"/>
              <w:jc w:val="center"/>
              <w:rPr>
                <w:rFonts w:ascii="Times New Roman" w:eastAsia="Times New Roman" w:hAnsi="Times New Roman" w:cs="Times New Roman"/>
                <w:b/>
                <w:sz w:val="24"/>
                <w:szCs w:val="24"/>
              </w:rPr>
            </w:pPr>
            <w:r w:rsidRPr="00B36584">
              <w:rPr>
                <w:rFonts w:ascii="Times New Roman" w:eastAsia="Times New Roman" w:hAnsi="Times New Roman" w:cs="Times New Roman"/>
                <w:b/>
                <w:sz w:val="24"/>
                <w:szCs w:val="24"/>
              </w:rPr>
              <w:t>Significance</w:t>
            </w:r>
          </w:p>
        </w:tc>
      </w:tr>
      <w:tr w:rsidR="00903894" w:rsidRPr="00B36584" w14:paraId="7F0CAC9B" w14:textId="77777777" w:rsidTr="00736B79">
        <w:tc>
          <w:tcPr>
            <w:tcW w:w="1590" w:type="dxa"/>
            <w:tcBorders>
              <w:top w:val="single" w:sz="4" w:space="0" w:color="auto"/>
              <w:right w:val="single" w:sz="4" w:space="0" w:color="auto"/>
            </w:tcBorders>
            <w:tcMar>
              <w:top w:w="100" w:type="dxa"/>
              <w:left w:w="100" w:type="dxa"/>
              <w:bottom w:w="100" w:type="dxa"/>
              <w:right w:w="100" w:type="dxa"/>
            </w:tcMar>
            <w:vAlign w:val="center"/>
          </w:tcPr>
          <w:p w14:paraId="545A97C5"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w:t>
            </w:r>
          </w:p>
        </w:tc>
        <w:tc>
          <w:tcPr>
            <w:tcW w:w="1965" w:type="dxa"/>
            <w:tcBorders>
              <w:top w:val="single" w:sz="4" w:space="0" w:color="auto"/>
              <w:left w:val="single" w:sz="4" w:space="0" w:color="auto"/>
            </w:tcBorders>
            <w:tcMar>
              <w:top w:w="100" w:type="dxa"/>
              <w:left w:w="100" w:type="dxa"/>
              <w:bottom w:w="100" w:type="dxa"/>
              <w:right w:w="100" w:type="dxa"/>
            </w:tcMar>
            <w:vAlign w:val="center"/>
          </w:tcPr>
          <w:p w14:paraId="327D3F34" w14:textId="77777777" w:rsidR="00903894" w:rsidRPr="00B36584" w:rsidRDefault="00903894"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-.0132107</w:t>
            </w:r>
          </w:p>
        </w:tc>
        <w:tc>
          <w:tcPr>
            <w:tcW w:w="1530" w:type="dxa"/>
            <w:tcBorders>
              <w:top w:val="single" w:sz="4" w:space="0" w:color="auto"/>
              <w:right w:val="single" w:sz="4" w:space="0" w:color="auto"/>
            </w:tcBorders>
            <w:tcMar>
              <w:top w:w="100" w:type="dxa"/>
              <w:left w:w="100" w:type="dxa"/>
              <w:bottom w:w="100" w:type="dxa"/>
              <w:right w:w="100" w:type="dxa"/>
            </w:tcMar>
            <w:vAlign w:val="center"/>
          </w:tcPr>
          <w:p w14:paraId="09EE712E"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0.107</w:t>
            </w:r>
          </w:p>
        </w:tc>
        <w:tc>
          <w:tcPr>
            <w:tcW w:w="4275" w:type="dxa"/>
            <w:tcBorders>
              <w:top w:val="single" w:sz="4" w:space="0" w:color="auto"/>
              <w:left w:val="single" w:sz="4" w:space="0" w:color="auto"/>
            </w:tcBorders>
            <w:tcMar>
              <w:top w:w="100" w:type="dxa"/>
              <w:left w:w="100" w:type="dxa"/>
              <w:bottom w:w="100" w:type="dxa"/>
              <w:right w:w="100" w:type="dxa"/>
            </w:tcMar>
            <w:vAlign w:val="center"/>
          </w:tcPr>
          <w:p w14:paraId="1B78A989"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903894" w:rsidRPr="00B36584" w14:paraId="58C20318" w14:textId="77777777" w:rsidTr="00736B79">
        <w:tc>
          <w:tcPr>
            <w:tcW w:w="1590" w:type="dxa"/>
            <w:tcBorders>
              <w:right w:val="single" w:sz="4" w:space="0" w:color="auto"/>
            </w:tcBorders>
            <w:tcMar>
              <w:top w:w="100" w:type="dxa"/>
              <w:left w:w="100" w:type="dxa"/>
              <w:bottom w:w="100" w:type="dxa"/>
              <w:right w:w="100" w:type="dxa"/>
            </w:tcMar>
            <w:vAlign w:val="center"/>
          </w:tcPr>
          <w:p w14:paraId="2446AD39"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Infla</w:t>
            </w:r>
            <w:proofErr w:type="spellEnd"/>
          </w:p>
        </w:tc>
        <w:tc>
          <w:tcPr>
            <w:tcW w:w="1965" w:type="dxa"/>
            <w:tcBorders>
              <w:left w:val="single" w:sz="4" w:space="0" w:color="auto"/>
            </w:tcBorders>
            <w:tcMar>
              <w:top w:w="100" w:type="dxa"/>
              <w:left w:w="100" w:type="dxa"/>
              <w:bottom w:w="100" w:type="dxa"/>
              <w:right w:w="100" w:type="dxa"/>
            </w:tcMar>
            <w:vAlign w:val="center"/>
          </w:tcPr>
          <w:p w14:paraId="4670215F" w14:textId="77777777" w:rsidR="00903894" w:rsidRPr="00B36584" w:rsidRDefault="00903894"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-.0213337</w:t>
            </w:r>
          </w:p>
        </w:tc>
        <w:tc>
          <w:tcPr>
            <w:tcW w:w="1530" w:type="dxa"/>
            <w:tcBorders>
              <w:right w:val="single" w:sz="4" w:space="0" w:color="auto"/>
            </w:tcBorders>
            <w:tcMar>
              <w:top w:w="100" w:type="dxa"/>
              <w:left w:w="100" w:type="dxa"/>
              <w:bottom w:w="100" w:type="dxa"/>
              <w:right w:w="100" w:type="dxa"/>
            </w:tcMar>
            <w:vAlign w:val="center"/>
          </w:tcPr>
          <w:p w14:paraId="56BD2628"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0.019</w:t>
            </w:r>
          </w:p>
        </w:tc>
        <w:tc>
          <w:tcPr>
            <w:tcW w:w="4275" w:type="dxa"/>
            <w:tcBorders>
              <w:left w:val="single" w:sz="4" w:space="0" w:color="auto"/>
            </w:tcBorders>
            <w:tcMar>
              <w:top w:w="100" w:type="dxa"/>
              <w:left w:w="100" w:type="dxa"/>
              <w:bottom w:w="100" w:type="dxa"/>
              <w:right w:w="100" w:type="dxa"/>
            </w:tcMar>
            <w:vAlign w:val="center"/>
          </w:tcPr>
          <w:p w14:paraId="316DB4E8"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Significant at 5% level</w:t>
            </w:r>
          </w:p>
        </w:tc>
      </w:tr>
      <w:tr w:rsidR="00903894" w:rsidRPr="00B36584" w14:paraId="7FCA157D" w14:textId="77777777" w:rsidTr="00736B79">
        <w:tc>
          <w:tcPr>
            <w:tcW w:w="1590" w:type="dxa"/>
            <w:tcBorders>
              <w:right w:val="single" w:sz="4" w:space="0" w:color="auto"/>
            </w:tcBorders>
            <w:tcMar>
              <w:top w:w="100" w:type="dxa"/>
              <w:left w:w="100" w:type="dxa"/>
              <w:bottom w:w="100" w:type="dxa"/>
              <w:right w:w="100" w:type="dxa"/>
            </w:tcMar>
            <w:vAlign w:val="center"/>
          </w:tcPr>
          <w:p w14:paraId="25FD8F41"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lngdp</w:t>
            </w:r>
            <w:proofErr w:type="spellEnd"/>
          </w:p>
        </w:tc>
        <w:tc>
          <w:tcPr>
            <w:tcW w:w="1965" w:type="dxa"/>
            <w:tcBorders>
              <w:left w:val="single" w:sz="4" w:space="0" w:color="auto"/>
            </w:tcBorders>
            <w:tcMar>
              <w:top w:w="100" w:type="dxa"/>
              <w:left w:w="100" w:type="dxa"/>
              <w:bottom w:w="100" w:type="dxa"/>
              <w:right w:w="100" w:type="dxa"/>
            </w:tcMar>
            <w:vAlign w:val="center"/>
          </w:tcPr>
          <w:p w14:paraId="0B6D7ACC" w14:textId="77777777" w:rsidR="00903894" w:rsidRPr="00B36584" w:rsidRDefault="00903894"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.9530039</w:t>
            </w:r>
          </w:p>
        </w:tc>
        <w:tc>
          <w:tcPr>
            <w:tcW w:w="1530" w:type="dxa"/>
            <w:tcBorders>
              <w:right w:val="single" w:sz="4" w:space="0" w:color="auto"/>
            </w:tcBorders>
            <w:tcMar>
              <w:top w:w="100" w:type="dxa"/>
              <w:left w:w="100" w:type="dxa"/>
              <w:bottom w:w="100" w:type="dxa"/>
              <w:right w:w="100" w:type="dxa"/>
            </w:tcMar>
            <w:vAlign w:val="center"/>
          </w:tcPr>
          <w:p w14:paraId="020C90D8"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0.000</w:t>
            </w:r>
          </w:p>
        </w:tc>
        <w:tc>
          <w:tcPr>
            <w:tcW w:w="4275" w:type="dxa"/>
            <w:tcBorders>
              <w:left w:val="single" w:sz="4" w:space="0" w:color="auto"/>
            </w:tcBorders>
            <w:tcMar>
              <w:top w:w="100" w:type="dxa"/>
              <w:left w:w="100" w:type="dxa"/>
              <w:bottom w:w="100" w:type="dxa"/>
              <w:right w:w="100" w:type="dxa"/>
            </w:tcMar>
            <w:vAlign w:val="center"/>
          </w:tcPr>
          <w:p w14:paraId="371D72CE"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Significant at 1%, 5% level</w:t>
            </w:r>
          </w:p>
        </w:tc>
      </w:tr>
      <w:tr w:rsidR="00903894" w:rsidRPr="00B36584" w14:paraId="4B6BB231" w14:textId="77777777" w:rsidTr="00736B79">
        <w:tc>
          <w:tcPr>
            <w:tcW w:w="1590" w:type="dxa"/>
            <w:tcBorders>
              <w:right w:val="single" w:sz="4" w:space="0" w:color="auto"/>
            </w:tcBorders>
            <w:tcMar>
              <w:top w:w="100" w:type="dxa"/>
              <w:left w:w="100" w:type="dxa"/>
              <w:bottom w:w="100" w:type="dxa"/>
              <w:right w:w="100" w:type="dxa"/>
            </w:tcMar>
            <w:vAlign w:val="center"/>
          </w:tcPr>
          <w:p w14:paraId="06A7464A"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lnm1</w:t>
            </w:r>
          </w:p>
        </w:tc>
        <w:tc>
          <w:tcPr>
            <w:tcW w:w="1965" w:type="dxa"/>
            <w:tcBorders>
              <w:left w:val="single" w:sz="4" w:space="0" w:color="auto"/>
            </w:tcBorders>
            <w:tcMar>
              <w:top w:w="100" w:type="dxa"/>
              <w:left w:w="100" w:type="dxa"/>
              <w:bottom w:w="100" w:type="dxa"/>
              <w:right w:w="100" w:type="dxa"/>
            </w:tcMar>
            <w:vAlign w:val="center"/>
          </w:tcPr>
          <w:p w14:paraId="5A402B52" w14:textId="77777777" w:rsidR="00903894" w:rsidRPr="00B36584" w:rsidRDefault="00903894" w:rsidP="00027592">
            <w:pPr>
              <w:widowControl w:val="0"/>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.1007524</w:t>
            </w:r>
          </w:p>
        </w:tc>
        <w:tc>
          <w:tcPr>
            <w:tcW w:w="1530" w:type="dxa"/>
            <w:tcBorders>
              <w:right w:val="single" w:sz="4" w:space="0" w:color="auto"/>
            </w:tcBorders>
            <w:tcMar>
              <w:top w:w="100" w:type="dxa"/>
              <w:left w:w="100" w:type="dxa"/>
              <w:bottom w:w="100" w:type="dxa"/>
              <w:right w:w="100" w:type="dxa"/>
            </w:tcMar>
            <w:vAlign w:val="center"/>
          </w:tcPr>
          <w:p w14:paraId="6ACAC998"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0.124</w:t>
            </w:r>
          </w:p>
        </w:tc>
        <w:tc>
          <w:tcPr>
            <w:tcW w:w="4275" w:type="dxa"/>
            <w:tcBorders>
              <w:left w:val="single" w:sz="4" w:space="0" w:color="auto"/>
            </w:tcBorders>
            <w:tcMar>
              <w:top w:w="100" w:type="dxa"/>
              <w:left w:w="100" w:type="dxa"/>
              <w:bottom w:w="100" w:type="dxa"/>
              <w:right w:w="100" w:type="dxa"/>
            </w:tcMar>
            <w:vAlign w:val="center"/>
          </w:tcPr>
          <w:p w14:paraId="00A4C023"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903894" w:rsidRPr="00B36584" w14:paraId="2A658B0B" w14:textId="77777777" w:rsidTr="00736B79">
        <w:tc>
          <w:tcPr>
            <w:tcW w:w="1590" w:type="dxa"/>
            <w:tcBorders>
              <w:right w:val="single" w:sz="4" w:space="0" w:color="auto"/>
            </w:tcBorders>
            <w:tcMar>
              <w:top w:w="100" w:type="dxa"/>
              <w:left w:w="100" w:type="dxa"/>
              <w:bottom w:w="100" w:type="dxa"/>
              <w:right w:w="100" w:type="dxa"/>
            </w:tcMar>
            <w:vAlign w:val="center"/>
          </w:tcPr>
          <w:p w14:paraId="7D9FD378"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lnrev</w:t>
            </w:r>
            <w:proofErr w:type="spellEnd"/>
          </w:p>
        </w:tc>
        <w:tc>
          <w:tcPr>
            <w:tcW w:w="1965" w:type="dxa"/>
            <w:tcBorders>
              <w:left w:val="single" w:sz="4" w:space="0" w:color="auto"/>
            </w:tcBorders>
            <w:tcMar>
              <w:top w:w="100" w:type="dxa"/>
              <w:left w:w="100" w:type="dxa"/>
              <w:bottom w:w="100" w:type="dxa"/>
              <w:right w:w="100" w:type="dxa"/>
            </w:tcMar>
            <w:vAlign w:val="center"/>
          </w:tcPr>
          <w:p w14:paraId="7780ADCF"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.1291457</w:t>
            </w:r>
          </w:p>
        </w:tc>
        <w:tc>
          <w:tcPr>
            <w:tcW w:w="1530" w:type="dxa"/>
            <w:tcBorders>
              <w:right w:val="single" w:sz="4" w:space="0" w:color="auto"/>
            </w:tcBorders>
            <w:tcMar>
              <w:top w:w="100" w:type="dxa"/>
              <w:left w:w="100" w:type="dxa"/>
              <w:bottom w:w="100" w:type="dxa"/>
              <w:right w:w="100" w:type="dxa"/>
            </w:tcMar>
            <w:vAlign w:val="center"/>
          </w:tcPr>
          <w:p w14:paraId="1E98CAEC"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0.010</w:t>
            </w:r>
          </w:p>
        </w:tc>
        <w:tc>
          <w:tcPr>
            <w:tcW w:w="4275" w:type="dxa"/>
            <w:tcBorders>
              <w:left w:val="single" w:sz="4" w:space="0" w:color="auto"/>
            </w:tcBorders>
            <w:tcMar>
              <w:top w:w="100" w:type="dxa"/>
              <w:left w:w="100" w:type="dxa"/>
              <w:bottom w:w="100" w:type="dxa"/>
              <w:right w:w="100" w:type="dxa"/>
            </w:tcMar>
            <w:vAlign w:val="center"/>
          </w:tcPr>
          <w:p w14:paraId="66AD88CA"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Significant at 5% level</w:t>
            </w:r>
          </w:p>
        </w:tc>
      </w:tr>
      <w:tr w:rsidR="00903894" w:rsidRPr="00B36584" w14:paraId="7AC55500" w14:textId="77777777" w:rsidTr="00736B79">
        <w:tc>
          <w:tcPr>
            <w:tcW w:w="1590" w:type="dxa"/>
            <w:tcBorders>
              <w:right w:val="single" w:sz="4" w:space="0" w:color="auto"/>
            </w:tcBorders>
            <w:tcMar>
              <w:top w:w="100" w:type="dxa"/>
              <w:left w:w="100" w:type="dxa"/>
              <w:bottom w:w="100" w:type="dxa"/>
              <w:right w:w="100" w:type="dxa"/>
            </w:tcMar>
            <w:vAlign w:val="center"/>
          </w:tcPr>
          <w:p w14:paraId="149400C9"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lncapex</w:t>
            </w:r>
            <w:proofErr w:type="spellEnd"/>
          </w:p>
        </w:tc>
        <w:tc>
          <w:tcPr>
            <w:tcW w:w="1965" w:type="dxa"/>
            <w:tcBorders>
              <w:left w:val="single" w:sz="4" w:space="0" w:color="auto"/>
            </w:tcBorders>
            <w:tcMar>
              <w:top w:w="100" w:type="dxa"/>
              <w:left w:w="100" w:type="dxa"/>
              <w:bottom w:w="100" w:type="dxa"/>
              <w:right w:w="100" w:type="dxa"/>
            </w:tcMar>
            <w:vAlign w:val="center"/>
          </w:tcPr>
          <w:p w14:paraId="0CEEE60E"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.0789396</w:t>
            </w:r>
          </w:p>
        </w:tc>
        <w:tc>
          <w:tcPr>
            <w:tcW w:w="1530" w:type="dxa"/>
            <w:tcBorders>
              <w:right w:val="single" w:sz="4" w:space="0" w:color="auto"/>
            </w:tcBorders>
            <w:tcMar>
              <w:top w:w="100" w:type="dxa"/>
              <w:left w:w="100" w:type="dxa"/>
              <w:bottom w:w="100" w:type="dxa"/>
              <w:right w:w="100" w:type="dxa"/>
            </w:tcMar>
            <w:vAlign w:val="center"/>
          </w:tcPr>
          <w:p w14:paraId="43FC620E"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0.008</w:t>
            </w:r>
          </w:p>
        </w:tc>
        <w:tc>
          <w:tcPr>
            <w:tcW w:w="4275" w:type="dxa"/>
            <w:tcBorders>
              <w:left w:val="single" w:sz="4" w:space="0" w:color="auto"/>
            </w:tcBorders>
            <w:tcMar>
              <w:top w:w="100" w:type="dxa"/>
              <w:left w:w="100" w:type="dxa"/>
              <w:bottom w:w="100" w:type="dxa"/>
              <w:right w:w="100" w:type="dxa"/>
            </w:tcMar>
            <w:vAlign w:val="center"/>
          </w:tcPr>
          <w:p w14:paraId="444A8B0D"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Significant at 1%, 5% level</w:t>
            </w:r>
          </w:p>
        </w:tc>
      </w:tr>
      <w:tr w:rsidR="00903894" w:rsidRPr="00B36584" w14:paraId="65FC016B" w14:textId="77777777" w:rsidTr="00736B79">
        <w:tc>
          <w:tcPr>
            <w:tcW w:w="1590" w:type="dxa"/>
            <w:tcBorders>
              <w:right w:val="single" w:sz="4" w:space="0" w:color="auto"/>
            </w:tcBorders>
            <w:tcMar>
              <w:top w:w="100" w:type="dxa"/>
              <w:left w:w="100" w:type="dxa"/>
              <w:bottom w:w="100" w:type="dxa"/>
              <w:right w:w="100" w:type="dxa"/>
            </w:tcMar>
            <w:vAlign w:val="center"/>
          </w:tcPr>
          <w:p w14:paraId="7F5AD4B0"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eps</w:t>
            </w:r>
          </w:p>
        </w:tc>
        <w:tc>
          <w:tcPr>
            <w:tcW w:w="1965" w:type="dxa"/>
            <w:tcBorders>
              <w:left w:val="single" w:sz="4" w:space="0" w:color="auto"/>
            </w:tcBorders>
            <w:tcMar>
              <w:top w:w="100" w:type="dxa"/>
              <w:left w:w="100" w:type="dxa"/>
              <w:bottom w:w="100" w:type="dxa"/>
              <w:right w:w="100" w:type="dxa"/>
            </w:tcMar>
            <w:vAlign w:val="center"/>
          </w:tcPr>
          <w:p w14:paraId="5A9E4F29"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.000004</w:t>
            </w:r>
          </w:p>
        </w:tc>
        <w:tc>
          <w:tcPr>
            <w:tcW w:w="1530" w:type="dxa"/>
            <w:tcBorders>
              <w:right w:val="single" w:sz="4" w:space="0" w:color="auto"/>
            </w:tcBorders>
            <w:tcMar>
              <w:top w:w="100" w:type="dxa"/>
              <w:left w:w="100" w:type="dxa"/>
              <w:bottom w:w="100" w:type="dxa"/>
              <w:right w:w="100" w:type="dxa"/>
            </w:tcMar>
            <w:vAlign w:val="center"/>
          </w:tcPr>
          <w:p w14:paraId="064FAF0A"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0.804</w:t>
            </w:r>
          </w:p>
        </w:tc>
        <w:tc>
          <w:tcPr>
            <w:tcW w:w="4275" w:type="dxa"/>
            <w:tcBorders>
              <w:left w:val="single" w:sz="4" w:space="0" w:color="auto"/>
            </w:tcBorders>
            <w:tcMar>
              <w:top w:w="100" w:type="dxa"/>
              <w:left w:w="100" w:type="dxa"/>
              <w:bottom w:w="100" w:type="dxa"/>
              <w:right w:w="100" w:type="dxa"/>
            </w:tcMar>
            <w:vAlign w:val="center"/>
          </w:tcPr>
          <w:p w14:paraId="39FACFA0"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903894" w:rsidRPr="00B36584" w14:paraId="621E7498" w14:textId="77777777" w:rsidTr="00736B79">
        <w:tc>
          <w:tcPr>
            <w:tcW w:w="1590" w:type="dxa"/>
            <w:tcBorders>
              <w:right w:val="single" w:sz="4" w:space="0" w:color="auto"/>
            </w:tcBorders>
            <w:tcMar>
              <w:top w:w="100" w:type="dxa"/>
              <w:left w:w="100" w:type="dxa"/>
              <w:bottom w:w="100" w:type="dxa"/>
              <w:right w:w="100" w:type="dxa"/>
            </w:tcMar>
            <w:vAlign w:val="center"/>
          </w:tcPr>
          <w:p w14:paraId="0FCF4CFA"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proofErr w:type="spellStart"/>
            <w:r w:rsidRPr="00B36584">
              <w:rPr>
                <w:rFonts w:ascii="Times New Roman" w:eastAsia="Times New Roman" w:hAnsi="Times New Roman" w:cs="Times New Roman"/>
                <w:sz w:val="24"/>
                <w:szCs w:val="24"/>
              </w:rPr>
              <w:t>divbm</w:t>
            </w:r>
            <w:proofErr w:type="spellEnd"/>
          </w:p>
        </w:tc>
        <w:tc>
          <w:tcPr>
            <w:tcW w:w="1965" w:type="dxa"/>
            <w:tcBorders>
              <w:left w:val="single" w:sz="4" w:space="0" w:color="auto"/>
            </w:tcBorders>
            <w:tcMar>
              <w:top w:w="100" w:type="dxa"/>
              <w:left w:w="100" w:type="dxa"/>
              <w:bottom w:w="100" w:type="dxa"/>
              <w:right w:w="100" w:type="dxa"/>
            </w:tcMar>
            <w:vAlign w:val="center"/>
          </w:tcPr>
          <w:p w14:paraId="1EC8C3E7"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.0952781</w:t>
            </w:r>
          </w:p>
        </w:tc>
        <w:tc>
          <w:tcPr>
            <w:tcW w:w="1530" w:type="dxa"/>
            <w:tcBorders>
              <w:right w:val="single" w:sz="4" w:space="0" w:color="auto"/>
            </w:tcBorders>
            <w:tcMar>
              <w:top w:w="100" w:type="dxa"/>
              <w:left w:w="100" w:type="dxa"/>
              <w:bottom w:w="100" w:type="dxa"/>
              <w:right w:w="100" w:type="dxa"/>
            </w:tcMar>
            <w:vAlign w:val="center"/>
          </w:tcPr>
          <w:p w14:paraId="1710276C"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0.024</w:t>
            </w:r>
          </w:p>
        </w:tc>
        <w:tc>
          <w:tcPr>
            <w:tcW w:w="4275" w:type="dxa"/>
            <w:tcBorders>
              <w:left w:val="single" w:sz="4" w:space="0" w:color="auto"/>
            </w:tcBorders>
            <w:tcMar>
              <w:top w:w="100" w:type="dxa"/>
              <w:left w:w="100" w:type="dxa"/>
              <w:bottom w:w="100" w:type="dxa"/>
              <w:right w:w="100" w:type="dxa"/>
            </w:tcMar>
            <w:vAlign w:val="center"/>
          </w:tcPr>
          <w:p w14:paraId="61C51E0B"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Significant at 5% level</w:t>
            </w:r>
          </w:p>
        </w:tc>
      </w:tr>
      <w:tr w:rsidR="00903894" w:rsidRPr="00B36584" w14:paraId="4A6EE0B1" w14:textId="77777777" w:rsidTr="00736B79">
        <w:tc>
          <w:tcPr>
            <w:tcW w:w="1590" w:type="dxa"/>
            <w:tcBorders>
              <w:right w:val="single" w:sz="4" w:space="0" w:color="auto"/>
            </w:tcBorders>
            <w:tcMar>
              <w:top w:w="100" w:type="dxa"/>
              <w:left w:w="100" w:type="dxa"/>
              <w:bottom w:w="100" w:type="dxa"/>
              <w:right w:w="100" w:type="dxa"/>
            </w:tcMar>
            <w:vAlign w:val="center"/>
          </w:tcPr>
          <w:p w14:paraId="456BDAF0"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lastRenderedPageBreak/>
              <w:t>ma</w:t>
            </w:r>
          </w:p>
        </w:tc>
        <w:tc>
          <w:tcPr>
            <w:tcW w:w="1965" w:type="dxa"/>
            <w:tcBorders>
              <w:left w:val="single" w:sz="4" w:space="0" w:color="auto"/>
            </w:tcBorders>
            <w:tcMar>
              <w:top w:w="100" w:type="dxa"/>
              <w:left w:w="100" w:type="dxa"/>
              <w:bottom w:w="100" w:type="dxa"/>
              <w:right w:w="100" w:type="dxa"/>
            </w:tcMar>
            <w:vAlign w:val="center"/>
          </w:tcPr>
          <w:p w14:paraId="55BAFC5B"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-.0190339</w:t>
            </w:r>
          </w:p>
        </w:tc>
        <w:tc>
          <w:tcPr>
            <w:tcW w:w="1530" w:type="dxa"/>
            <w:tcBorders>
              <w:right w:val="single" w:sz="4" w:space="0" w:color="auto"/>
            </w:tcBorders>
            <w:tcMar>
              <w:top w:w="100" w:type="dxa"/>
              <w:left w:w="100" w:type="dxa"/>
              <w:bottom w:w="100" w:type="dxa"/>
              <w:right w:w="100" w:type="dxa"/>
            </w:tcMar>
            <w:vAlign w:val="center"/>
          </w:tcPr>
          <w:p w14:paraId="017020BB"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0.508</w:t>
            </w:r>
          </w:p>
        </w:tc>
        <w:tc>
          <w:tcPr>
            <w:tcW w:w="4275" w:type="dxa"/>
            <w:tcBorders>
              <w:left w:val="single" w:sz="4" w:space="0" w:color="auto"/>
            </w:tcBorders>
            <w:tcMar>
              <w:top w:w="100" w:type="dxa"/>
              <w:left w:w="100" w:type="dxa"/>
              <w:bottom w:w="100" w:type="dxa"/>
              <w:right w:w="100" w:type="dxa"/>
            </w:tcMar>
            <w:vAlign w:val="center"/>
          </w:tcPr>
          <w:p w14:paraId="45A4481A"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903894" w:rsidRPr="00B36584" w14:paraId="07796748" w14:textId="77777777" w:rsidTr="00736B79">
        <w:tc>
          <w:tcPr>
            <w:tcW w:w="1590" w:type="dxa"/>
            <w:tcBorders>
              <w:right w:val="single" w:sz="4" w:space="0" w:color="auto"/>
            </w:tcBorders>
            <w:tcMar>
              <w:top w:w="100" w:type="dxa"/>
              <w:left w:w="100" w:type="dxa"/>
              <w:bottom w:w="100" w:type="dxa"/>
              <w:right w:w="100" w:type="dxa"/>
            </w:tcMar>
            <w:vAlign w:val="center"/>
          </w:tcPr>
          <w:p w14:paraId="1AAEC40A" w14:textId="09711523" w:rsidR="00903894" w:rsidRPr="00B36584" w:rsidRDefault="00AD7D2B"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ROAE</w:t>
            </w:r>
          </w:p>
        </w:tc>
        <w:tc>
          <w:tcPr>
            <w:tcW w:w="1965" w:type="dxa"/>
            <w:tcBorders>
              <w:left w:val="single" w:sz="4" w:space="0" w:color="auto"/>
            </w:tcBorders>
            <w:tcMar>
              <w:top w:w="100" w:type="dxa"/>
              <w:left w:w="100" w:type="dxa"/>
              <w:bottom w:w="100" w:type="dxa"/>
              <w:right w:w="100" w:type="dxa"/>
            </w:tcMar>
            <w:vAlign w:val="center"/>
          </w:tcPr>
          <w:p w14:paraId="3DA37007"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.0004904</w:t>
            </w:r>
          </w:p>
        </w:tc>
        <w:tc>
          <w:tcPr>
            <w:tcW w:w="1530" w:type="dxa"/>
            <w:tcBorders>
              <w:right w:val="single" w:sz="4" w:space="0" w:color="auto"/>
            </w:tcBorders>
            <w:tcMar>
              <w:top w:w="100" w:type="dxa"/>
              <w:left w:w="100" w:type="dxa"/>
              <w:bottom w:w="100" w:type="dxa"/>
              <w:right w:w="100" w:type="dxa"/>
            </w:tcMar>
            <w:vAlign w:val="center"/>
          </w:tcPr>
          <w:p w14:paraId="420D7F74"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0.891</w:t>
            </w:r>
          </w:p>
        </w:tc>
        <w:tc>
          <w:tcPr>
            <w:tcW w:w="4275" w:type="dxa"/>
            <w:tcBorders>
              <w:left w:val="single" w:sz="4" w:space="0" w:color="auto"/>
            </w:tcBorders>
            <w:tcMar>
              <w:top w:w="100" w:type="dxa"/>
              <w:left w:w="100" w:type="dxa"/>
              <w:bottom w:w="100" w:type="dxa"/>
              <w:right w:w="100" w:type="dxa"/>
            </w:tcMar>
            <w:vAlign w:val="center"/>
          </w:tcPr>
          <w:p w14:paraId="1ADF66DA"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r w:rsidR="00903894" w:rsidRPr="00B36584" w14:paraId="20B90EFA" w14:textId="77777777" w:rsidTr="00736B79">
        <w:tc>
          <w:tcPr>
            <w:tcW w:w="1590" w:type="dxa"/>
            <w:tcBorders>
              <w:right w:val="single" w:sz="4" w:space="0" w:color="auto"/>
            </w:tcBorders>
            <w:tcMar>
              <w:top w:w="100" w:type="dxa"/>
              <w:left w:w="100" w:type="dxa"/>
              <w:bottom w:w="100" w:type="dxa"/>
              <w:right w:w="100" w:type="dxa"/>
            </w:tcMar>
            <w:vAlign w:val="center"/>
          </w:tcPr>
          <w:p w14:paraId="577BDD77" w14:textId="3A4D5F99" w:rsidR="00903894" w:rsidRPr="00B36584" w:rsidRDefault="0066679A"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ROAA</w:t>
            </w:r>
          </w:p>
        </w:tc>
        <w:tc>
          <w:tcPr>
            <w:tcW w:w="1965" w:type="dxa"/>
            <w:tcBorders>
              <w:left w:val="single" w:sz="4" w:space="0" w:color="auto"/>
            </w:tcBorders>
            <w:tcMar>
              <w:top w:w="100" w:type="dxa"/>
              <w:left w:w="100" w:type="dxa"/>
              <w:bottom w:w="100" w:type="dxa"/>
              <w:right w:w="100" w:type="dxa"/>
            </w:tcMar>
            <w:vAlign w:val="center"/>
          </w:tcPr>
          <w:p w14:paraId="45EC13CB"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.0042299</w:t>
            </w:r>
          </w:p>
        </w:tc>
        <w:tc>
          <w:tcPr>
            <w:tcW w:w="1530" w:type="dxa"/>
            <w:tcBorders>
              <w:right w:val="single" w:sz="4" w:space="0" w:color="auto"/>
            </w:tcBorders>
            <w:tcMar>
              <w:top w:w="100" w:type="dxa"/>
              <w:left w:w="100" w:type="dxa"/>
              <w:bottom w:w="100" w:type="dxa"/>
              <w:right w:w="100" w:type="dxa"/>
            </w:tcMar>
            <w:vAlign w:val="center"/>
          </w:tcPr>
          <w:p w14:paraId="0CC02C5D" w14:textId="77777777" w:rsidR="00903894" w:rsidRPr="00B36584" w:rsidRDefault="00903894" w:rsidP="00027592">
            <w:pPr>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0.333</w:t>
            </w:r>
          </w:p>
        </w:tc>
        <w:tc>
          <w:tcPr>
            <w:tcW w:w="4275" w:type="dxa"/>
            <w:tcBorders>
              <w:left w:val="single" w:sz="4" w:space="0" w:color="auto"/>
            </w:tcBorders>
            <w:tcMar>
              <w:top w:w="100" w:type="dxa"/>
              <w:left w:w="100" w:type="dxa"/>
              <w:bottom w:w="100" w:type="dxa"/>
              <w:right w:w="100" w:type="dxa"/>
            </w:tcMar>
            <w:vAlign w:val="center"/>
          </w:tcPr>
          <w:p w14:paraId="4372A88D" w14:textId="77777777" w:rsidR="00903894" w:rsidRPr="00B36584" w:rsidRDefault="00903894" w:rsidP="00027592">
            <w:pPr>
              <w:keepNext/>
              <w:widowControl w:val="0"/>
              <w:pBdr>
                <w:top w:val="nil"/>
                <w:left w:val="nil"/>
                <w:bottom w:val="nil"/>
                <w:right w:val="nil"/>
                <w:between w:val="nil"/>
              </w:pBdr>
              <w:spacing w:before="60" w:after="60" w:line="360" w:lineRule="auto"/>
              <w:jc w:val="center"/>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Insignificant at 1%, 5% level</w:t>
            </w:r>
          </w:p>
        </w:tc>
      </w:tr>
    </w:tbl>
    <w:p w14:paraId="768059EB" w14:textId="6A7EAEBD" w:rsidR="00903894" w:rsidRPr="00027592" w:rsidRDefault="00D82838" w:rsidP="00027592">
      <w:pPr>
        <w:pStyle w:val="TableofFigures"/>
        <w:spacing w:line="360" w:lineRule="auto"/>
        <w:jc w:val="center"/>
        <w:rPr>
          <w:rFonts w:ascii="Times New Roman" w:hAnsi="Times New Roman" w:cs="Times New Roman"/>
          <w:b w:val="0"/>
          <w:bCs w:val="0"/>
          <w:i/>
          <w:iCs/>
          <w:sz w:val="22"/>
          <w:szCs w:val="22"/>
        </w:rPr>
      </w:pPr>
      <w:bookmarkStart w:id="180" w:name="_Toc152356587"/>
      <w:r w:rsidRPr="00027592">
        <w:rPr>
          <w:rFonts w:ascii="Times New Roman" w:hAnsi="Times New Roman" w:cs="Times New Roman"/>
          <w:b w:val="0"/>
          <w:bCs w:val="0"/>
          <w:i/>
          <w:iCs/>
          <w:sz w:val="22"/>
          <w:szCs w:val="22"/>
        </w:rPr>
        <w:t xml:space="preserve">Table </w:t>
      </w:r>
      <w:r w:rsidRPr="00027592">
        <w:rPr>
          <w:rFonts w:ascii="Times New Roman" w:hAnsi="Times New Roman" w:cs="Times New Roman"/>
          <w:b w:val="0"/>
          <w:bCs w:val="0"/>
          <w:i/>
          <w:iCs/>
          <w:sz w:val="22"/>
          <w:szCs w:val="22"/>
        </w:rPr>
        <w:fldChar w:fldCharType="begin"/>
      </w:r>
      <w:r w:rsidRPr="00027592">
        <w:rPr>
          <w:rFonts w:ascii="Times New Roman" w:hAnsi="Times New Roman" w:cs="Times New Roman"/>
          <w:b w:val="0"/>
          <w:bCs w:val="0"/>
          <w:i/>
          <w:iCs/>
          <w:sz w:val="22"/>
          <w:szCs w:val="22"/>
        </w:rPr>
        <w:instrText xml:space="preserve"> SEQ Table \* ARABIC </w:instrText>
      </w:r>
      <w:r w:rsidRPr="00027592">
        <w:rPr>
          <w:rFonts w:ascii="Times New Roman" w:hAnsi="Times New Roman" w:cs="Times New Roman"/>
          <w:b w:val="0"/>
          <w:bCs w:val="0"/>
          <w:i/>
          <w:iCs/>
          <w:sz w:val="22"/>
          <w:szCs w:val="22"/>
        </w:rPr>
        <w:fldChar w:fldCharType="separate"/>
      </w:r>
      <w:r w:rsidRPr="00027592">
        <w:rPr>
          <w:rFonts w:ascii="Times New Roman" w:hAnsi="Times New Roman" w:cs="Times New Roman"/>
          <w:b w:val="0"/>
          <w:bCs w:val="0"/>
          <w:i/>
          <w:iCs/>
          <w:noProof/>
          <w:sz w:val="22"/>
          <w:szCs w:val="22"/>
        </w:rPr>
        <w:t>16</w:t>
      </w:r>
      <w:r w:rsidRPr="00027592">
        <w:rPr>
          <w:rFonts w:ascii="Times New Roman" w:hAnsi="Times New Roman" w:cs="Times New Roman"/>
          <w:b w:val="0"/>
          <w:bCs w:val="0"/>
          <w:i/>
          <w:iCs/>
          <w:sz w:val="22"/>
          <w:szCs w:val="22"/>
        </w:rPr>
        <w:fldChar w:fldCharType="end"/>
      </w:r>
      <w:r w:rsidR="00736B79" w:rsidRPr="00027592">
        <w:rPr>
          <w:rFonts w:ascii="Times New Roman" w:hAnsi="Times New Roman" w:cs="Times New Roman"/>
          <w:b w:val="0"/>
          <w:bCs w:val="0"/>
          <w:i/>
          <w:iCs/>
          <w:sz w:val="22"/>
          <w:szCs w:val="22"/>
        </w:rPr>
        <w:t>: 3-stage GLS Regression Results.</w:t>
      </w:r>
      <w:bookmarkEnd w:id="180"/>
    </w:p>
    <w:p w14:paraId="1CA39249" w14:textId="77777777" w:rsidR="00F625B9" w:rsidRPr="00B36584" w:rsidRDefault="00F625B9" w:rsidP="00B36584">
      <w:pPr>
        <w:spacing w:before="60" w:after="60" w:line="360" w:lineRule="auto"/>
        <w:ind w:firstLine="567"/>
        <w:jc w:val="both"/>
        <w:rPr>
          <w:rFonts w:ascii="Times New Roman" w:eastAsia="Times New Roman" w:hAnsi="Times New Roman" w:cs="Times New Roman"/>
          <w:sz w:val="24"/>
          <w:szCs w:val="24"/>
        </w:rPr>
      </w:pPr>
    </w:p>
    <w:p w14:paraId="3506890E" w14:textId="63505A42" w:rsidR="00903894" w:rsidRPr="00B36584" w:rsidRDefault="00903894" w:rsidP="00B36584">
      <w:pPr>
        <w:spacing w:before="60" w:after="60" w:line="360" w:lineRule="auto"/>
        <w:ind w:firstLine="567"/>
        <w:jc w:val="both"/>
        <w:rPr>
          <w:rFonts w:ascii="Times New Roman" w:eastAsia="Times New Roman" w:hAnsi="Times New Roman" w:cs="Times New Roman"/>
          <w:sz w:val="24"/>
          <w:szCs w:val="24"/>
        </w:rPr>
      </w:pPr>
      <w:r w:rsidRPr="00B36584">
        <w:rPr>
          <w:rFonts w:ascii="Times New Roman" w:eastAsia="Times New Roman" w:hAnsi="Times New Roman" w:cs="Times New Roman"/>
          <w:sz w:val="24"/>
          <w:szCs w:val="24"/>
        </w:rPr>
        <w:t xml:space="preserve">The GDP and Capex variables have a positive significant impact on the stock market. When one percent changes in GDP, the stock market price increases by 0.9530039% while </w:t>
      </w:r>
      <w:proofErr w:type="gramStart"/>
      <w:r w:rsidRPr="00B36584">
        <w:rPr>
          <w:rFonts w:ascii="Times New Roman" w:eastAsia="Times New Roman" w:hAnsi="Times New Roman" w:cs="Times New Roman"/>
          <w:sz w:val="24"/>
          <w:szCs w:val="24"/>
        </w:rPr>
        <w:t>changing</w:t>
      </w:r>
      <w:proofErr w:type="gramEnd"/>
      <w:r w:rsidRPr="00B36584">
        <w:rPr>
          <w:rFonts w:ascii="Times New Roman" w:eastAsia="Times New Roman" w:hAnsi="Times New Roman" w:cs="Times New Roman"/>
          <w:sz w:val="24"/>
          <w:szCs w:val="24"/>
        </w:rPr>
        <w:t xml:space="preserve"> one percent in Capex, </w:t>
      </w:r>
      <w:r w:rsidR="0066679A" w:rsidRPr="00B36584">
        <w:rPr>
          <w:rFonts w:ascii="Times New Roman" w:eastAsia="Times New Roman" w:hAnsi="Times New Roman" w:cs="Times New Roman"/>
          <w:sz w:val="24"/>
          <w:szCs w:val="24"/>
        </w:rPr>
        <w:t>SP</w:t>
      </w:r>
      <w:r w:rsidRPr="00B36584">
        <w:rPr>
          <w:rFonts w:ascii="Times New Roman" w:eastAsia="Times New Roman" w:hAnsi="Times New Roman" w:cs="Times New Roman"/>
          <w:sz w:val="24"/>
          <w:szCs w:val="24"/>
        </w:rPr>
        <w:t xml:space="preserve">s 0.0789396%. In contrast, various variables such as interest rate, money supply m1, eps, M&amp;A behavior, </w:t>
      </w:r>
      <w:r w:rsidR="00AD7D2B" w:rsidRPr="00B36584">
        <w:rPr>
          <w:rFonts w:ascii="Times New Roman" w:eastAsia="Times New Roman" w:hAnsi="Times New Roman" w:cs="Times New Roman"/>
          <w:sz w:val="24"/>
          <w:szCs w:val="24"/>
        </w:rPr>
        <w:t>ROAE</w:t>
      </w:r>
      <w:r w:rsidRPr="00B36584">
        <w:rPr>
          <w:rFonts w:ascii="Times New Roman" w:eastAsia="Times New Roman" w:hAnsi="Times New Roman" w:cs="Times New Roman"/>
          <w:sz w:val="24"/>
          <w:szCs w:val="24"/>
        </w:rPr>
        <w:t xml:space="preserve"> and </w:t>
      </w:r>
      <w:r w:rsidR="0066679A" w:rsidRPr="00B36584">
        <w:rPr>
          <w:rFonts w:ascii="Times New Roman" w:eastAsia="Times New Roman" w:hAnsi="Times New Roman" w:cs="Times New Roman"/>
          <w:sz w:val="24"/>
          <w:szCs w:val="24"/>
        </w:rPr>
        <w:t>ROAA</w:t>
      </w:r>
      <w:r w:rsidRPr="00B36584">
        <w:rPr>
          <w:rFonts w:ascii="Times New Roman" w:eastAsia="Times New Roman" w:hAnsi="Times New Roman" w:cs="Times New Roman"/>
          <w:sz w:val="24"/>
          <w:szCs w:val="24"/>
        </w:rPr>
        <w:t xml:space="preserve"> are not statistically significant at the 1% and 5% levels. In addition, the remaining variables are statistically significant at the 5% level.</w:t>
      </w:r>
    </w:p>
    <w:p w14:paraId="2AD33658" w14:textId="77777777" w:rsidR="007B6773" w:rsidRPr="00B36584" w:rsidRDefault="007B6773" w:rsidP="00B36584">
      <w:pPr>
        <w:spacing w:before="60" w:after="60" w:line="360" w:lineRule="auto"/>
        <w:jc w:val="both"/>
        <w:rPr>
          <w:rFonts w:ascii="Times New Roman" w:eastAsia="Times New Roman" w:hAnsi="Times New Roman" w:cs="Times New Roman"/>
          <w:b/>
          <w:sz w:val="24"/>
          <w:szCs w:val="24"/>
        </w:rPr>
      </w:pPr>
    </w:p>
    <w:sectPr w:rsidR="007B6773" w:rsidRPr="00B36584" w:rsidSect="00BE0351">
      <w:type w:val="continuous"/>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BEEB2" w14:textId="77777777" w:rsidR="00050BC4" w:rsidRDefault="00050BC4">
      <w:pPr>
        <w:spacing w:line="240" w:lineRule="auto"/>
      </w:pPr>
      <w:r>
        <w:separator/>
      </w:r>
    </w:p>
  </w:endnote>
  <w:endnote w:type="continuationSeparator" w:id="0">
    <w:p w14:paraId="43C6AD5D" w14:textId="77777777" w:rsidR="00050BC4" w:rsidRDefault="00050BC4">
      <w:pPr>
        <w:spacing w:line="240" w:lineRule="auto"/>
      </w:pPr>
      <w:r>
        <w:continuationSeparator/>
      </w:r>
    </w:p>
  </w:endnote>
  <w:endnote w:type="continuationNotice" w:id="1">
    <w:p w14:paraId="63A67A3A" w14:textId="77777777" w:rsidR="00050BC4" w:rsidRDefault="00050B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Card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9D2D" w14:textId="0634F844" w:rsidR="0066679A" w:rsidRDefault="0066679A">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15A53" w14:textId="5F9F324E" w:rsidR="002F52D3" w:rsidRDefault="004772E8">
    <w:pPr>
      <w:jc w:val="right"/>
    </w:pPr>
    <w:r>
      <w:rPr>
        <w:b/>
        <w:sz w:val="24"/>
        <w:szCs w:val="24"/>
      </w:rPr>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40021" w14:textId="77777777" w:rsidR="00050BC4" w:rsidRDefault="00050BC4">
      <w:pPr>
        <w:spacing w:line="240" w:lineRule="auto"/>
      </w:pPr>
      <w:r>
        <w:separator/>
      </w:r>
    </w:p>
  </w:footnote>
  <w:footnote w:type="continuationSeparator" w:id="0">
    <w:p w14:paraId="1D9443FD" w14:textId="77777777" w:rsidR="00050BC4" w:rsidRDefault="00050BC4">
      <w:pPr>
        <w:spacing w:line="240" w:lineRule="auto"/>
      </w:pPr>
      <w:r>
        <w:continuationSeparator/>
      </w:r>
    </w:p>
  </w:footnote>
  <w:footnote w:type="continuationNotice" w:id="1">
    <w:p w14:paraId="30639552" w14:textId="77777777" w:rsidR="00050BC4" w:rsidRDefault="00050BC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278348"/>
      <w:docPartObj>
        <w:docPartGallery w:val="Page Numbers (Top of Page)"/>
        <w:docPartUnique/>
      </w:docPartObj>
    </w:sdtPr>
    <w:sdtEndPr>
      <w:rPr>
        <w:color w:val="7F7F7F" w:themeColor="background1" w:themeShade="7F"/>
        <w:spacing w:val="60"/>
      </w:rPr>
    </w:sdtEndPr>
    <w:sdtContent>
      <w:p w14:paraId="45E188CF" w14:textId="09D77FFC" w:rsidR="004772E8" w:rsidRDefault="004772E8">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015CFC" w14:textId="77777777" w:rsidR="004772E8" w:rsidRDefault="004772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C77"/>
    <w:multiLevelType w:val="multilevel"/>
    <w:tmpl w:val="E84C4A2E"/>
    <w:lvl w:ilvl="0">
      <w:start w:val="1"/>
      <w:numFmt w:val="decimal"/>
      <w:lvlText w:val="%1."/>
      <w:lvlJc w:val="left"/>
      <w:pPr>
        <w:ind w:left="568" w:hanging="360"/>
      </w:pPr>
      <w:rPr>
        <w:b/>
        <w:bCs w:val="0"/>
        <w:u w:val="none"/>
      </w:rPr>
    </w:lvl>
    <w:lvl w:ilvl="1">
      <w:start w:val="1"/>
      <w:numFmt w:val="lowerLetter"/>
      <w:lvlText w:val="%2."/>
      <w:lvlJc w:val="left"/>
      <w:pPr>
        <w:ind w:left="1288" w:hanging="360"/>
      </w:pPr>
      <w:rPr>
        <w:u w:val="none"/>
      </w:rPr>
    </w:lvl>
    <w:lvl w:ilvl="2">
      <w:start w:val="1"/>
      <w:numFmt w:val="lowerRoman"/>
      <w:lvlText w:val="%3."/>
      <w:lvlJc w:val="right"/>
      <w:pPr>
        <w:ind w:left="2008" w:hanging="360"/>
      </w:pPr>
      <w:rPr>
        <w:u w:val="none"/>
      </w:rPr>
    </w:lvl>
    <w:lvl w:ilvl="3">
      <w:start w:val="1"/>
      <w:numFmt w:val="decimal"/>
      <w:lvlText w:val="%4."/>
      <w:lvlJc w:val="left"/>
      <w:pPr>
        <w:ind w:left="2728" w:hanging="360"/>
      </w:pPr>
      <w:rPr>
        <w:u w:val="none"/>
      </w:rPr>
    </w:lvl>
    <w:lvl w:ilvl="4">
      <w:start w:val="1"/>
      <w:numFmt w:val="lowerLetter"/>
      <w:lvlText w:val="%5."/>
      <w:lvlJc w:val="left"/>
      <w:pPr>
        <w:ind w:left="3448" w:hanging="360"/>
      </w:pPr>
      <w:rPr>
        <w:u w:val="none"/>
      </w:rPr>
    </w:lvl>
    <w:lvl w:ilvl="5">
      <w:start w:val="1"/>
      <w:numFmt w:val="lowerRoman"/>
      <w:lvlText w:val="%6."/>
      <w:lvlJc w:val="right"/>
      <w:pPr>
        <w:ind w:left="4168" w:hanging="360"/>
      </w:pPr>
      <w:rPr>
        <w:u w:val="none"/>
      </w:rPr>
    </w:lvl>
    <w:lvl w:ilvl="6">
      <w:start w:val="1"/>
      <w:numFmt w:val="decimal"/>
      <w:lvlText w:val="%7."/>
      <w:lvlJc w:val="left"/>
      <w:pPr>
        <w:ind w:left="4888" w:hanging="360"/>
      </w:pPr>
      <w:rPr>
        <w:u w:val="none"/>
      </w:rPr>
    </w:lvl>
    <w:lvl w:ilvl="7">
      <w:start w:val="1"/>
      <w:numFmt w:val="lowerLetter"/>
      <w:lvlText w:val="%8."/>
      <w:lvlJc w:val="left"/>
      <w:pPr>
        <w:ind w:left="5608" w:hanging="360"/>
      </w:pPr>
      <w:rPr>
        <w:u w:val="none"/>
      </w:rPr>
    </w:lvl>
    <w:lvl w:ilvl="8">
      <w:start w:val="1"/>
      <w:numFmt w:val="lowerRoman"/>
      <w:lvlText w:val="%9."/>
      <w:lvlJc w:val="right"/>
      <w:pPr>
        <w:ind w:left="6328" w:hanging="360"/>
      </w:pPr>
      <w:rPr>
        <w:u w:val="none"/>
      </w:rPr>
    </w:lvl>
  </w:abstractNum>
  <w:abstractNum w:abstractNumId="1" w15:restartNumberingAfterBreak="0">
    <w:nsid w:val="0B2B1E73"/>
    <w:multiLevelType w:val="hybridMultilevel"/>
    <w:tmpl w:val="25CC7DBE"/>
    <w:lvl w:ilvl="0" w:tplc="0624D436">
      <w:start w:val="1"/>
      <w:numFmt w:val="upperRoman"/>
      <w:pStyle w:val="Heading2"/>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6E084B"/>
    <w:multiLevelType w:val="hybridMultilevel"/>
    <w:tmpl w:val="880464E0"/>
    <w:lvl w:ilvl="0" w:tplc="FFFFFFFF">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457B6F"/>
    <w:multiLevelType w:val="multilevel"/>
    <w:tmpl w:val="2FFAFE9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6D477BF"/>
    <w:multiLevelType w:val="multilevel"/>
    <w:tmpl w:val="4314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9C3833"/>
    <w:multiLevelType w:val="hybridMultilevel"/>
    <w:tmpl w:val="701C68B8"/>
    <w:lvl w:ilvl="0" w:tplc="52C47BA8">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AF0CDB"/>
    <w:multiLevelType w:val="multilevel"/>
    <w:tmpl w:val="C8BE9C5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0D75AA"/>
    <w:multiLevelType w:val="multilevel"/>
    <w:tmpl w:val="7D5A57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4833B6A"/>
    <w:multiLevelType w:val="hybridMultilevel"/>
    <w:tmpl w:val="31AE4812"/>
    <w:lvl w:ilvl="0" w:tplc="04090009">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9" w15:restartNumberingAfterBreak="0">
    <w:nsid w:val="3A273718"/>
    <w:multiLevelType w:val="multilevel"/>
    <w:tmpl w:val="A0AA23D4"/>
    <w:lvl w:ilvl="0">
      <w:start w:val="1"/>
      <w:numFmt w:val="upperRoman"/>
      <w:lvlText w:val="%1V."/>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3246C65"/>
    <w:multiLevelType w:val="hybridMultilevel"/>
    <w:tmpl w:val="4D342BF0"/>
    <w:lvl w:ilvl="0" w:tplc="04090009">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46741C90"/>
    <w:multiLevelType w:val="multilevel"/>
    <w:tmpl w:val="FE826236"/>
    <w:lvl w:ilvl="0">
      <w:start w:val="1"/>
      <w:numFmt w:val="upperRoman"/>
      <w:lvlText w:val="II%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CFA6A89"/>
    <w:multiLevelType w:val="multilevel"/>
    <w:tmpl w:val="696CCC06"/>
    <w:lvl w:ilvl="0">
      <w:start w:val="1"/>
      <w:numFmt w:val="upperRoman"/>
      <w:lvlText w:val="%1."/>
      <w:lvlJc w:val="right"/>
      <w:pPr>
        <w:ind w:left="502" w:hanging="360"/>
      </w:pPr>
      <w:rPr>
        <w:b/>
        <w:bCs/>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5B10500"/>
    <w:multiLevelType w:val="hybridMultilevel"/>
    <w:tmpl w:val="054C71AE"/>
    <w:lvl w:ilvl="0" w:tplc="04090009">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4" w15:restartNumberingAfterBreak="0">
    <w:nsid w:val="67796AA3"/>
    <w:multiLevelType w:val="multilevel"/>
    <w:tmpl w:val="573053F4"/>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38925E4"/>
    <w:multiLevelType w:val="hybridMultilevel"/>
    <w:tmpl w:val="A66CF516"/>
    <w:lvl w:ilvl="0" w:tplc="04090009">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num w:numId="1" w16cid:durableId="1420104122">
    <w:abstractNumId w:val="4"/>
  </w:num>
  <w:num w:numId="2" w16cid:durableId="1643076405">
    <w:abstractNumId w:val="12"/>
  </w:num>
  <w:num w:numId="3" w16cid:durableId="322125246">
    <w:abstractNumId w:val="14"/>
  </w:num>
  <w:num w:numId="4" w16cid:durableId="3671125">
    <w:abstractNumId w:val="9"/>
  </w:num>
  <w:num w:numId="5" w16cid:durableId="942302127">
    <w:abstractNumId w:val="3"/>
  </w:num>
  <w:num w:numId="6" w16cid:durableId="889878483">
    <w:abstractNumId w:val="11"/>
  </w:num>
  <w:num w:numId="7" w16cid:durableId="1028021306">
    <w:abstractNumId w:val="7"/>
  </w:num>
  <w:num w:numId="8" w16cid:durableId="1291396273">
    <w:abstractNumId w:val="6"/>
  </w:num>
  <w:num w:numId="9" w16cid:durableId="1210655107">
    <w:abstractNumId w:val="0"/>
  </w:num>
  <w:num w:numId="10" w16cid:durableId="1773550569">
    <w:abstractNumId w:val="2"/>
  </w:num>
  <w:num w:numId="11" w16cid:durableId="1907258089">
    <w:abstractNumId w:val="1"/>
  </w:num>
  <w:num w:numId="12" w16cid:durableId="1251232601">
    <w:abstractNumId w:val="5"/>
  </w:num>
  <w:num w:numId="13" w16cid:durableId="481120620">
    <w:abstractNumId w:val="1"/>
    <w:lvlOverride w:ilvl="0">
      <w:startOverride w:val="1"/>
    </w:lvlOverride>
  </w:num>
  <w:num w:numId="14" w16cid:durableId="1220019170">
    <w:abstractNumId w:val="5"/>
    <w:lvlOverride w:ilvl="0">
      <w:startOverride w:val="1"/>
    </w:lvlOverride>
  </w:num>
  <w:num w:numId="15" w16cid:durableId="462501854">
    <w:abstractNumId w:val="2"/>
  </w:num>
  <w:num w:numId="16" w16cid:durableId="2044667605">
    <w:abstractNumId w:val="1"/>
    <w:lvlOverride w:ilvl="0">
      <w:startOverride w:val="1"/>
    </w:lvlOverride>
  </w:num>
  <w:num w:numId="17" w16cid:durableId="1394427154">
    <w:abstractNumId w:val="1"/>
  </w:num>
  <w:num w:numId="18" w16cid:durableId="841310119">
    <w:abstractNumId w:val="1"/>
    <w:lvlOverride w:ilvl="0">
      <w:startOverride w:val="1"/>
    </w:lvlOverride>
  </w:num>
  <w:num w:numId="19" w16cid:durableId="1466123378">
    <w:abstractNumId w:val="1"/>
    <w:lvlOverride w:ilvl="0">
      <w:startOverride w:val="1"/>
    </w:lvlOverride>
  </w:num>
  <w:num w:numId="20" w16cid:durableId="1284918401">
    <w:abstractNumId w:val="1"/>
  </w:num>
  <w:num w:numId="21" w16cid:durableId="1536189001">
    <w:abstractNumId w:val="1"/>
    <w:lvlOverride w:ilvl="0">
      <w:startOverride w:val="1"/>
    </w:lvlOverride>
  </w:num>
  <w:num w:numId="22" w16cid:durableId="880240296">
    <w:abstractNumId w:val="5"/>
    <w:lvlOverride w:ilvl="0">
      <w:startOverride w:val="1"/>
    </w:lvlOverride>
  </w:num>
  <w:num w:numId="23" w16cid:durableId="1523857038">
    <w:abstractNumId w:val="5"/>
    <w:lvlOverride w:ilvl="0">
      <w:startOverride w:val="1"/>
    </w:lvlOverride>
  </w:num>
  <w:num w:numId="24" w16cid:durableId="653729078">
    <w:abstractNumId w:val="5"/>
    <w:lvlOverride w:ilvl="0">
      <w:startOverride w:val="1"/>
    </w:lvlOverride>
  </w:num>
  <w:num w:numId="25" w16cid:durableId="1933707206">
    <w:abstractNumId w:val="13"/>
  </w:num>
  <w:num w:numId="26" w16cid:durableId="516506769">
    <w:abstractNumId w:val="8"/>
  </w:num>
  <w:num w:numId="27" w16cid:durableId="1870953124">
    <w:abstractNumId w:val="15"/>
  </w:num>
  <w:num w:numId="28" w16cid:durableId="1959683094">
    <w:abstractNumId w:val="10"/>
  </w:num>
  <w:num w:numId="29" w16cid:durableId="5435681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2D3"/>
    <w:rsid w:val="000043E8"/>
    <w:rsid w:val="000128DB"/>
    <w:rsid w:val="00016082"/>
    <w:rsid w:val="00016AE6"/>
    <w:rsid w:val="00023100"/>
    <w:rsid w:val="00023DFE"/>
    <w:rsid w:val="00024B6E"/>
    <w:rsid w:val="00027592"/>
    <w:rsid w:val="00043D09"/>
    <w:rsid w:val="00050BC4"/>
    <w:rsid w:val="00054753"/>
    <w:rsid w:val="0006246F"/>
    <w:rsid w:val="000659DE"/>
    <w:rsid w:val="00074678"/>
    <w:rsid w:val="00075B53"/>
    <w:rsid w:val="00075F5C"/>
    <w:rsid w:val="00076FF5"/>
    <w:rsid w:val="000A2BA5"/>
    <w:rsid w:val="000A62B3"/>
    <w:rsid w:val="000A6912"/>
    <w:rsid w:val="000B5D95"/>
    <w:rsid w:val="000C16BD"/>
    <w:rsid w:val="000E594C"/>
    <w:rsid w:val="000E6D7C"/>
    <w:rsid w:val="00105F5B"/>
    <w:rsid w:val="001158D6"/>
    <w:rsid w:val="00120BE5"/>
    <w:rsid w:val="00135D3E"/>
    <w:rsid w:val="00137B72"/>
    <w:rsid w:val="001453F0"/>
    <w:rsid w:val="001455AB"/>
    <w:rsid w:val="001458F0"/>
    <w:rsid w:val="0014741D"/>
    <w:rsid w:val="00147DB3"/>
    <w:rsid w:val="0015547B"/>
    <w:rsid w:val="0016021B"/>
    <w:rsid w:val="00170D90"/>
    <w:rsid w:val="00187C96"/>
    <w:rsid w:val="00192ADC"/>
    <w:rsid w:val="001A7B71"/>
    <w:rsid w:val="001B10A4"/>
    <w:rsid w:val="001C1212"/>
    <w:rsid w:val="001C1837"/>
    <w:rsid w:val="001C1C95"/>
    <w:rsid w:val="001D78C7"/>
    <w:rsid w:val="001E485E"/>
    <w:rsid w:val="001E6256"/>
    <w:rsid w:val="001E798E"/>
    <w:rsid w:val="001E7C6A"/>
    <w:rsid w:val="001F3F0A"/>
    <w:rsid w:val="002139AC"/>
    <w:rsid w:val="002177C1"/>
    <w:rsid w:val="00221DC5"/>
    <w:rsid w:val="002279B5"/>
    <w:rsid w:val="002332FD"/>
    <w:rsid w:val="00237446"/>
    <w:rsid w:val="00244B95"/>
    <w:rsid w:val="00252899"/>
    <w:rsid w:val="00255F58"/>
    <w:rsid w:val="0026148C"/>
    <w:rsid w:val="0026170E"/>
    <w:rsid w:val="00262ED2"/>
    <w:rsid w:val="002649E2"/>
    <w:rsid w:val="002664F6"/>
    <w:rsid w:val="0028402D"/>
    <w:rsid w:val="002C165B"/>
    <w:rsid w:val="002C4A52"/>
    <w:rsid w:val="002C6E7E"/>
    <w:rsid w:val="002C74C5"/>
    <w:rsid w:val="002E35B7"/>
    <w:rsid w:val="002F52D3"/>
    <w:rsid w:val="002F5400"/>
    <w:rsid w:val="002F798A"/>
    <w:rsid w:val="0030017C"/>
    <w:rsid w:val="00310318"/>
    <w:rsid w:val="00323B28"/>
    <w:rsid w:val="00333FB4"/>
    <w:rsid w:val="00351EE8"/>
    <w:rsid w:val="00353B47"/>
    <w:rsid w:val="00353F4C"/>
    <w:rsid w:val="00355E8A"/>
    <w:rsid w:val="003617C8"/>
    <w:rsid w:val="0037728A"/>
    <w:rsid w:val="00382598"/>
    <w:rsid w:val="003832A9"/>
    <w:rsid w:val="00383F87"/>
    <w:rsid w:val="0039629D"/>
    <w:rsid w:val="00396D23"/>
    <w:rsid w:val="0039738D"/>
    <w:rsid w:val="00397BA6"/>
    <w:rsid w:val="003A6B75"/>
    <w:rsid w:val="003A7E35"/>
    <w:rsid w:val="003C490D"/>
    <w:rsid w:val="003C4D0B"/>
    <w:rsid w:val="003E3EBA"/>
    <w:rsid w:val="003F4812"/>
    <w:rsid w:val="00402747"/>
    <w:rsid w:val="00406B2B"/>
    <w:rsid w:val="00407E0F"/>
    <w:rsid w:val="00411B5D"/>
    <w:rsid w:val="004142FD"/>
    <w:rsid w:val="004151E6"/>
    <w:rsid w:val="004207C2"/>
    <w:rsid w:val="00420B2A"/>
    <w:rsid w:val="00421A98"/>
    <w:rsid w:val="00456D7E"/>
    <w:rsid w:val="004772E8"/>
    <w:rsid w:val="0048376D"/>
    <w:rsid w:val="00485CB2"/>
    <w:rsid w:val="00495FA3"/>
    <w:rsid w:val="004A4E7D"/>
    <w:rsid w:val="004B3B5B"/>
    <w:rsid w:val="004B6886"/>
    <w:rsid w:val="004C0EFD"/>
    <w:rsid w:val="004E47BF"/>
    <w:rsid w:val="004E4847"/>
    <w:rsid w:val="004F728E"/>
    <w:rsid w:val="00501E5A"/>
    <w:rsid w:val="00520607"/>
    <w:rsid w:val="005228C5"/>
    <w:rsid w:val="00524D78"/>
    <w:rsid w:val="005252A9"/>
    <w:rsid w:val="0053217F"/>
    <w:rsid w:val="0053302D"/>
    <w:rsid w:val="00534640"/>
    <w:rsid w:val="00537F1B"/>
    <w:rsid w:val="00550721"/>
    <w:rsid w:val="0055463F"/>
    <w:rsid w:val="00555717"/>
    <w:rsid w:val="005720BE"/>
    <w:rsid w:val="00572F5C"/>
    <w:rsid w:val="00575945"/>
    <w:rsid w:val="00586826"/>
    <w:rsid w:val="005A3441"/>
    <w:rsid w:val="005C06F2"/>
    <w:rsid w:val="005C1E0B"/>
    <w:rsid w:val="005C7DF1"/>
    <w:rsid w:val="005D69D8"/>
    <w:rsid w:val="005D6C7B"/>
    <w:rsid w:val="005D6D94"/>
    <w:rsid w:val="005D7F14"/>
    <w:rsid w:val="005E31D9"/>
    <w:rsid w:val="005E3A1D"/>
    <w:rsid w:val="005E3CD5"/>
    <w:rsid w:val="005F162B"/>
    <w:rsid w:val="005F4CC1"/>
    <w:rsid w:val="00605BCB"/>
    <w:rsid w:val="006215FB"/>
    <w:rsid w:val="00626AA7"/>
    <w:rsid w:val="006368EC"/>
    <w:rsid w:val="006451B1"/>
    <w:rsid w:val="0065175F"/>
    <w:rsid w:val="00653612"/>
    <w:rsid w:val="0066679A"/>
    <w:rsid w:val="00692793"/>
    <w:rsid w:val="00693822"/>
    <w:rsid w:val="006A05BC"/>
    <w:rsid w:val="006A1621"/>
    <w:rsid w:val="006C17B9"/>
    <w:rsid w:val="006C53F7"/>
    <w:rsid w:val="006D2FD3"/>
    <w:rsid w:val="006E1A98"/>
    <w:rsid w:val="006E4DB0"/>
    <w:rsid w:val="0070091B"/>
    <w:rsid w:val="00706B7B"/>
    <w:rsid w:val="00710512"/>
    <w:rsid w:val="007116F7"/>
    <w:rsid w:val="0072438C"/>
    <w:rsid w:val="00726C34"/>
    <w:rsid w:val="00727EE9"/>
    <w:rsid w:val="00736B79"/>
    <w:rsid w:val="00740019"/>
    <w:rsid w:val="00757D80"/>
    <w:rsid w:val="00762515"/>
    <w:rsid w:val="00765D39"/>
    <w:rsid w:val="00767A12"/>
    <w:rsid w:val="007778A2"/>
    <w:rsid w:val="00791D1D"/>
    <w:rsid w:val="00795736"/>
    <w:rsid w:val="00795D21"/>
    <w:rsid w:val="007A2306"/>
    <w:rsid w:val="007A7E66"/>
    <w:rsid w:val="007B0E0E"/>
    <w:rsid w:val="007B1675"/>
    <w:rsid w:val="007B1C18"/>
    <w:rsid w:val="007B6773"/>
    <w:rsid w:val="007D750C"/>
    <w:rsid w:val="007D7F64"/>
    <w:rsid w:val="007E1027"/>
    <w:rsid w:val="007F3B36"/>
    <w:rsid w:val="007F7BDB"/>
    <w:rsid w:val="00805F62"/>
    <w:rsid w:val="00835D48"/>
    <w:rsid w:val="0085611D"/>
    <w:rsid w:val="00857865"/>
    <w:rsid w:val="0086087B"/>
    <w:rsid w:val="008614FD"/>
    <w:rsid w:val="00887B06"/>
    <w:rsid w:val="008A0257"/>
    <w:rsid w:val="008A460D"/>
    <w:rsid w:val="008C2A69"/>
    <w:rsid w:val="008C3CDF"/>
    <w:rsid w:val="008C6428"/>
    <w:rsid w:val="008C748E"/>
    <w:rsid w:val="008D11BE"/>
    <w:rsid w:val="008D2E33"/>
    <w:rsid w:val="008D3122"/>
    <w:rsid w:val="008F20A5"/>
    <w:rsid w:val="008F4E23"/>
    <w:rsid w:val="0090315A"/>
    <w:rsid w:val="00903894"/>
    <w:rsid w:val="00905433"/>
    <w:rsid w:val="0092037B"/>
    <w:rsid w:val="00930956"/>
    <w:rsid w:val="009346D3"/>
    <w:rsid w:val="00945DF1"/>
    <w:rsid w:val="00947799"/>
    <w:rsid w:val="00970FE3"/>
    <w:rsid w:val="0098097A"/>
    <w:rsid w:val="00980EFD"/>
    <w:rsid w:val="00985B21"/>
    <w:rsid w:val="00990250"/>
    <w:rsid w:val="009A1F14"/>
    <w:rsid w:val="009A2A41"/>
    <w:rsid w:val="009A713D"/>
    <w:rsid w:val="009B3AFA"/>
    <w:rsid w:val="009E0C18"/>
    <w:rsid w:val="009E7400"/>
    <w:rsid w:val="009F46FF"/>
    <w:rsid w:val="00A0015C"/>
    <w:rsid w:val="00A16CD4"/>
    <w:rsid w:val="00A17E28"/>
    <w:rsid w:val="00A27F08"/>
    <w:rsid w:val="00A45037"/>
    <w:rsid w:val="00A519A2"/>
    <w:rsid w:val="00A52463"/>
    <w:rsid w:val="00A64025"/>
    <w:rsid w:val="00A65023"/>
    <w:rsid w:val="00A74118"/>
    <w:rsid w:val="00A827C6"/>
    <w:rsid w:val="00AA27E3"/>
    <w:rsid w:val="00AB784F"/>
    <w:rsid w:val="00AC0695"/>
    <w:rsid w:val="00AC2B9B"/>
    <w:rsid w:val="00AC7A27"/>
    <w:rsid w:val="00AD5023"/>
    <w:rsid w:val="00AD7D2B"/>
    <w:rsid w:val="00AE7287"/>
    <w:rsid w:val="00AF71E9"/>
    <w:rsid w:val="00B1691A"/>
    <w:rsid w:val="00B23DB2"/>
    <w:rsid w:val="00B25C6E"/>
    <w:rsid w:val="00B36584"/>
    <w:rsid w:val="00B476BB"/>
    <w:rsid w:val="00B53369"/>
    <w:rsid w:val="00B55BFA"/>
    <w:rsid w:val="00B568C2"/>
    <w:rsid w:val="00B6778C"/>
    <w:rsid w:val="00B86A0F"/>
    <w:rsid w:val="00B91716"/>
    <w:rsid w:val="00B932F3"/>
    <w:rsid w:val="00BA7CD8"/>
    <w:rsid w:val="00BB374B"/>
    <w:rsid w:val="00BC3198"/>
    <w:rsid w:val="00BC44CF"/>
    <w:rsid w:val="00BD034C"/>
    <w:rsid w:val="00BD4520"/>
    <w:rsid w:val="00BE0351"/>
    <w:rsid w:val="00BE24C4"/>
    <w:rsid w:val="00BF0A58"/>
    <w:rsid w:val="00BF32F7"/>
    <w:rsid w:val="00BF64EB"/>
    <w:rsid w:val="00C0241B"/>
    <w:rsid w:val="00C032E9"/>
    <w:rsid w:val="00C0562C"/>
    <w:rsid w:val="00C068D6"/>
    <w:rsid w:val="00C10CE5"/>
    <w:rsid w:val="00C139AD"/>
    <w:rsid w:val="00C13F84"/>
    <w:rsid w:val="00C23D95"/>
    <w:rsid w:val="00C26B2E"/>
    <w:rsid w:val="00C44436"/>
    <w:rsid w:val="00C44B63"/>
    <w:rsid w:val="00C62EE2"/>
    <w:rsid w:val="00C875BF"/>
    <w:rsid w:val="00C923C2"/>
    <w:rsid w:val="00C95B13"/>
    <w:rsid w:val="00CB647E"/>
    <w:rsid w:val="00CD2A36"/>
    <w:rsid w:val="00CE2C84"/>
    <w:rsid w:val="00CF3BD9"/>
    <w:rsid w:val="00D01503"/>
    <w:rsid w:val="00D03356"/>
    <w:rsid w:val="00D06379"/>
    <w:rsid w:val="00D252E8"/>
    <w:rsid w:val="00D437F6"/>
    <w:rsid w:val="00D62367"/>
    <w:rsid w:val="00D629F5"/>
    <w:rsid w:val="00D66EB9"/>
    <w:rsid w:val="00D72C59"/>
    <w:rsid w:val="00D758A9"/>
    <w:rsid w:val="00D75984"/>
    <w:rsid w:val="00D77573"/>
    <w:rsid w:val="00D82838"/>
    <w:rsid w:val="00D83FEE"/>
    <w:rsid w:val="00D86FC3"/>
    <w:rsid w:val="00D90334"/>
    <w:rsid w:val="00D942EA"/>
    <w:rsid w:val="00D9537F"/>
    <w:rsid w:val="00DB5923"/>
    <w:rsid w:val="00DB73A0"/>
    <w:rsid w:val="00DB7E3A"/>
    <w:rsid w:val="00DC27BF"/>
    <w:rsid w:val="00DC6269"/>
    <w:rsid w:val="00DE0C8F"/>
    <w:rsid w:val="00DE1796"/>
    <w:rsid w:val="00DE3FD7"/>
    <w:rsid w:val="00DE6FD2"/>
    <w:rsid w:val="00DF6988"/>
    <w:rsid w:val="00E05CEB"/>
    <w:rsid w:val="00E061D6"/>
    <w:rsid w:val="00E131F8"/>
    <w:rsid w:val="00E15BBA"/>
    <w:rsid w:val="00E23342"/>
    <w:rsid w:val="00E24020"/>
    <w:rsid w:val="00E53BF3"/>
    <w:rsid w:val="00E634F8"/>
    <w:rsid w:val="00E73534"/>
    <w:rsid w:val="00E85EB6"/>
    <w:rsid w:val="00E87803"/>
    <w:rsid w:val="00EA46C6"/>
    <w:rsid w:val="00EB2775"/>
    <w:rsid w:val="00EB27B8"/>
    <w:rsid w:val="00EB471C"/>
    <w:rsid w:val="00ED7F6D"/>
    <w:rsid w:val="00EE53B9"/>
    <w:rsid w:val="00EE5504"/>
    <w:rsid w:val="00EF0ED2"/>
    <w:rsid w:val="00F05F86"/>
    <w:rsid w:val="00F06848"/>
    <w:rsid w:val="00F160F9"/>
    <w:rsid w:val="00F206CA"/>
    <w:rsid w:val="00F21DF1"/>
    <w:rsid w:val="00F22CDA"/>
    <w:rsid w:val="00F401B1"/>
    <w:rsid w:val="00F43EDD"/>
    <w:rsid w:val="00F55ABB"/>
    <w:rsid w:val="00F55DE4"/>
    <w:rsid w:val="00F602E2"/>
    <w:rsid w:val="00F62453"/>
    <w:rsid w:val="00F625B9"/>
    <w:rsid w:val="00F738BD"/>
    <w:rsid w:val="00F819EC"/>
    <w:rsid w:val="00F8281C"/>
    <w:rsid w:val="00F907AE"/>
    <w:rsid w:val="00F908ED"/>
    <w:rsid w:val="00F97C24"/>
    <w:rsid w:val="00FA56E2"/>
    <w:rsid w:val="00FC02D1"/>
    <w:rsid w:val="00FD7351"/>
    <w:rsid w:val="00FE1D07"/>
    <w:rsid w:val="00FE2C7F"/>
    <w:rsid w:val="00FF15F9"/>
    <w:rsid w:val="00FF5952"/>
    <w:rsid w:val="00FF5A1E"/>
    <w:rsid w:val="0149327E"/>
    <w:rsid w:val="021DF98A"/>
    <w:rsid w:val="0B69A744"/>
    <w:rsid w:val="0BB16B52"/>
    <w:rsid w:val="0CD1A562"/>
    <w:rsid w:val="0D41D7A6"/>
    <w:rsid w:val="0D57207C"/>
    <w:rsid w:val="1336F00F"/>
    <w:rsid w:val="135EF563"/>
    <w:rsid w:val="13EC1507"/>
    <w:rsid w:val="1540EC85"/>
    <w:rsid w:val="16F365BE"/>
    <w:rsid w:val="1705FAE0"/>
    <w:rsid w:val="19CA3AD8"/>
    <w:rsid w:val="19DB8142"/>
    <w:rsid w:val="1A468547"/>
    <w:rsid w:val="1B09E3A7"/>
    <w:rsid w:val="1B9406B7"/>
    <w:rsid w:val="1D1614E2"/>
    <w:rsid w:val="1E5363CA"/>
    <w:rsid w:val="1ED06CD6"/>
    <w:rsid w:val="211F5E77"/>
    <w:rsid w:val="247278E8"/>
    <w:rsid w:val="2ACE9D82"/>
    <w:rsid w:val="2E710CFE"/>
    <w:rsid w:val="3669475C"/>
    <w:rsid w:val="36902953"/>
    <w:rsid w:val="392F6A62"/>
    <w:rsid w:val="3AFF86DD"/>
    <w:rsid w:val="3B9BAA32"/>
    <w:rsid w:val="3E9A3563"/>
    <w:rsid w:val="3F7C57DD"/>
    <w:rsid w:val="40825B7C"/>
    <w:rsid w:val="40B89CB2"/>
    <w:rsid w:val="43FE5BB5"/>
    <w:rsid w:val="449BE32C"/>
    <w:rsid w:val="463287AC"/>
    <w:rsid w:val="46B2F46D"/>
    <w:rsid w:val="4B755C0B"/>
    <w:rsid w:val="50D063C3"/>
    <w:rsid w:val="50F99D87"/>
    <w:rsid w:val="514E1AF3"/>
    <w:rsid w:val="51C32305"/>
    <w:rsid w:val="55DB7C62"/>
    <w:rsid w:val="56DE4F1D"/>
    <w:rsid w:val="5764E17D"/>
    <w:rsid w:val="5778158D"/>
    <w:rsid w:val="5B4298EE"/>
    <w:rsid w:val="5D0B2A63"/>
    <w:rsid w:val="5D202E78"/>
    <w:rsid w:val="605FD86B"/>
    <w:rsid w:val="60BEAD78"/>
    <w:rsid w:val="6570CEC4"/>
    <w:rsid w:val="6644134C"/>
    <w:rsid w:val="6820FB33"/>
    <w:rsid w:val="689BFF24"/>
    <w:rsid w:val="696CA446"/>
    <w:rsid w:val="69849DB3"/>
    <w:rsid w:val="6B9004A5"/>
    <w:rsid w:val="6C46BF11"/>
    <w:rsid w:val="6CD36F76"/>
    <w:rsid w:val="6EF99C12"/>
    <w:rsid w:val="6FBD9E01"/>
    <w:rsid w:val="714E1E22"/>
    <w:rsid w:val="7164E89F"/>
    <w:rsid w:val="71D4C32D"/>
    <w:rsid w:val="75CDEAD4"/>
    <w:rsid w:val="79FE5949"/>
    <w:rsid w:val="7A20BC65"/>
    <w:rsid w:val="7DF81963"/>
    <w:rsid w:val="7EBEE1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88E65"/>
  <w15:docId w15:val="{393F178C-3C04-4364-A2BF-B17EF1D53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A2A41"/>
    <w:pPr>
      <w:keepNext/>
      <w:keepLines/>
      <w:numPr>
        <w:numId w:val="10"/>
      </w:numPr>
      <w:spacing w:line="480" w:lineRule="auto"/>
      <w:jc w:val="both"/>
      <w:outlineLvl w:val="0"/>
    </w:pPr>
    <w:rPr>
      <w:rFonts w:ascii="Times New Roman" w:hAnsi="Times New Roman"/>
      <w:b/>
      <w:sz w:val="32"/>
    </w:rPr>
  </w:style>
  <w:style w:type="paragraph" w:styleId="Heading2">
    <w:name w:val="heading 2"/>
    <w:basedOn w:val="Normal"/>
    <w:next w:val="Normal"/>
    <w:uiPriority w:val="9"/>
    <w:unhideWhenUsed/>
    <w:qFormat/>
    <w:rsid w:val="009A2A41"/>
    <w:pPr>
      <w:keepNext/>
      <w:keepLines/>
      <w:numPr>
        <w:numId w:val="20"/>
      </w:numPr>
      <w:spacing w:before="60" w:after="60" w:line="360" w:lineRule="auto"/>
      <w:jc w:val="both"/>
      <w:outlineLvl w:val="1"/>
    </w:pPr>
    <w:rPr>
      <w:rFonts w:ascii="Times New Roman" w:hAnsi="Times New Roman"/>
      <w:b/>
      <w:sz w:val="28"/>
      <w:szCs w:val="24"/>
    </w:rPr>
  </w:style>
  <w:style w:type="paragraph" w:styleId="Heading3">
    <w:name w:val="heading 3"/>
    <w:basedOn w:val="Normal"/>
    <w:next w:val="Normal"/>
    <w:uiPriority w:val="9"/>
    <w:unhideWhenUsed/>
    <w:qFormat/>
    <w:rsid w:val="009A2A41"/>
    <w:pPr>
      <w:keepNext/>
      <w:keepLines/>
      <w:numPr>
        <w:numId w:val="12"/>
      </w:numPr>
      <w:spacing w:before="320" w:after="80"/>
      <w:outlineLvl w:val="2"/>
    </w:pPr>
    <w:rPr>
      <w:rFonts w:ascii="Times New Roman" w:hAnsi="Times New Roman"/>
      <w:b/>
      <w:color w:val="000000" w:themeColor="text1"/>
      <w:sz w:val="24"/>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EB471C"/>
    <w:pPr>
      <w:keepNext/>
      <w:widowControl w:val="0"/>
      <w:pBdr>
        <w:top w:val="nil"/>
        <w:left w:val="nil"/>
        <w:bottom w:val="nil"/>
        <w:right w:val="nil"/>
        <w:between w:val="nil"/>
      </w:pBdr>
      <w:spacing w:line="360" w:lineRule="auto"/>
      <w:jc w:val="center"/>
      <w:outlineLvl w:val="6"/>
    </w:pPr>
    <w:rPr>
      <w:rFonts w:ascii="Times New Roman" w:eastAsia="Times New Roman" w:hAnsi="Times New Roman" w:cs="Times New Roman"/>
      <w:b/>
      <w:bCs/>
      <w:sz w:val="24"/>
      <w:szCs w:val="24"/>
    </w:rPr>
  </w:style>
  <w:style w:type="paragraph" w:styleId="Heading8">
    <w:name w:val="heading 8"/>
    <w:basedOn w:val="Normal"/>
    <w:next w:val="Normal"/>
    <w:link w:val="Heading8Char"/>
    <w:uiPriority w:val="9"/>
    <w:unhideWhenUsed/>
    <w:qFormat/>
    <w:rsid w:val="00F625B9"/>
    <w:pPr>
      <w:keepNext/>
      <w:spacing w:line="360" w:lineRule="auto"/>
      <w:ind w:firstLine="425"/>
      <w:jc w:val="center"/>
      <w:outlineLvl w:val="7"/>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7B6773"/>
    <w:rPr>
      <w:color w:val="666666"/>
    </w:rPr>
  </w:style>
  <w:style w:type="paragraph" w:styleId="ListParagraph">
    <w:name w:val="List Paragraph"/>
    <w:basedOn w:val="Normal"/>
    <w:uiPriority w:val="34"/>
    <w:qFormat/>
    <w:rsid w:val="00016AE6"/>
    <w:pPr>
      <w:ind w:left="720"/>
      <w:contextualSpacing/>
    </w:pPr>
  </w:style>
  <w:style w:type="paragraph" w:styleId="NormalWeb">
    <w:name w:val="Normal (Web)"/>
    <w:basedOn w:val="Normal"/>
    <w:uiPriority w:val="99"/>
    <w:unhideWhenUsed/>
    <w:rsid w:val="0093095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930956"/>
    <w:rPr>
      <w:color w:val="0000FF" w:themeColor="hyperlink"/>
      <w:u w:val="single"/>
    </w:rPr>
  </w:style>
  <w:style w:type="character" w:styleId="UnresolvedMention">
    <w:name w:val="Unresolved Mention"/>
    <w:basedOn w:val="DefaultParagraphFont"/>
    <w:uiPriority w:val="99"/>
    <w:semiHidden/>
    <w:unhideWhenUsed/>
    <w:rsid w:val="00930956"/>
    <w:rPr>
      <w:color w:val="605E5C"/>
      <w:shd w:val="clear" w:color="auto" w:fill="E1DFDD"/>
    </w:rPr>
  </w:style>
  <w:style w:type="paragraph" w:styleId="TOC1">
    <w:name w:val="toc 1"/>
    <w:basedOn w:val="Normal"/>
    <w:next w:val="Normal"/>
    <w:autoRedefine/>
    <w:uiPriority w:val="39"/>
    <w:unhideWhenUsed/>
    <w:rsid w:val="00B36584"/>
    <w:pPr>
      <w:tabs>
        <w:tab w:val="left" w:pos="660"/>
        <w:tab w:val="right" w:leader="dot" w:pos="9350"/>
      </w:tabs>
      <w:spacing w:after="100" w:line="360" w:lineRule="auto"/>
      <w:jc w:val="both"/>
    </w:pPr>
  </w:style>
  <w:style w:type="paragraph" w:styleId="TOC2">
    <w:name w:val="toc 2"/>
    <w:basedOn w:val="Normal"/>
    <w:next w:val="Normal"/>
    <w:autoRedefine/>
    <w:uiPriority w:val="39"/>
    <w:unhideWhenUsed/>
    <w:rsid w:val="00930956"/>
    <w:pPr>
      <w:spacing w:after="100"/>
      <w:ind w:left="220"/>
    </w:pPr>
  </w:style>
  <w:style w:type="paragraph" w:styleId="TOC3">
    <w:name w:val="toc 3"/>
    <w:basedOn w:val="Normal"/>
    <w:next w:val="Normal"/>
    <w:autoRedefine/>
    <w:uiPriority w:val="39"/>
    <w:unhideWhenUsed/>
    <w:rsid w:val="00930956"/>
    <w:pPr>
      <w:spacing w:after="100"/>
      <w:ind w:left="440"/>
    </w:pPr>
  </w:style>
  <w:style w:type="paragraph" w:styleId="NoSpacing">
    <w:name w:val="No Spacing"/>
    <w:link w:val="NoSpacingChar"/>
    <w:uiPriority w:val="1"/>
    <w:qFormat/>
    <w:rsid w:val="00930956"/>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930956"/>
    <w:rPr>
      <w:rFonts w:asciiTheme="minorHAnsi" w:eastAsiaTheme="minorEastAsia" w:hAnsiTheme="minorHAnsi" w:cstheme="minorBidi"/>
      <w:lang w:val="en-US"/>
    </w:rPr>
  </w:style>
  <w:style w:type="table" w:styleId="TableGrid">
    <w:name w:val="Table Grid"/>
    <w:basedOn w:val="TableNormal"/>
    <w:uiPriority w:val="39"/>
    <w:rsid w:val="006927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0250"/>
    <w:pPr>
      <w:tabs>
        <w:tab w:val="center" w:pos="4680"/>
        <w:tab w:val="right" w:pos="9360"/>
      </w:tabs>
      <w:spacing w:line="240" w:lineRule="auto"/>
    </w:pPr>
  </w:style>
  <w:style w:type="character" w:customStyle="1" w:styleId="HeaderChar">
    <w:name w:val="Header Char"/>
    <w:basedOn w:val="DefaultParagraphFont"/>
    <w:link w:val="Header"/>
    <w:uiPriority w:val="99"/>
    <w:rsid w:val="00990250"/>
  </w:style>
  <w:style w:type="paragraph" w:styleId="Footer">
    <w:name w:val="footer"/>
    <w:basedOn w:val="Normal"/>
    <w:link w:val="FooterChar"/>
    <w:uiPriority w:val="99"/>
    <w:unhideWhenUsed/>
    <w:rsid w:val="00990250"/>
    <w:pPr>
      <w:tabs>
        <w:tab w:val="center" w:pos="4680"/>
        <w:tab w:val="right" w:pos="9360"/>
      </w:tabs>
      <w:spacing w:line="240" w:lineRule="auto"/>
    </w:pPr>
  </w:style>
  <w:style w:type="character" w:customStyle="1" w:styleId="FooterChar">
    <w:name w:val="Footer Char"/>
    <w:basedOn w:val="DefaultParagraphFont"/>
    <w:link w:val="Footer"/>
    <w:uiPriority w:val="99"/>
    <w:rsid w:val="00990250"/>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Heading7Char">
    <w:name w:val="Heading 7 Char"/>
    <w:basedOn w:val="DefaultParagraphFont"/>
    <w:link w:val="Heading7"/>
    <w:uiPriority w:val="9"/>
    <w:rsid w:val="00EB471C"/>
    <w:rPr>
      <w:rFonts w:ascii="Times New Roman" w:eastAsia="Times New Roman" w:hAnsi="Times New Roman" w:cs="Times New Roman"/>
      <w:b/>
      <w:bCs/>
      <w:sz w:val="24"/>
      <w:szCs w:val="24"/>
    </w:rPr>
  </w:style>
  <w:style w:type="paragraph" w:styleId="Caption">
    <w:name w:val="caption"/>
    <w:basedOn w:val="Normal"/>
    <w:next w:val="Normal"/>
    <w:uiPriority w:val="35"/>
    <w:unhideWhenUsed/>
    <w:qFormat/>
    <w:rsid w:val="00EB471C"/>
    <w:pPr>
      <w:spacing w:after="200" w:line="240" w:lineRule="auto"/>
    </w:pPr>
    <w:rPr>
      <w:i/>
      <w:iCs/>
      <w:color w:val="1F497D" w:themeColor="text2"/>
      <w:sz w:val="18"/>
      <w:szCs w:val="18"/>
    </w:rPr>
  </w:style>
  <w:style w:type="character" w:customStyle="1" w:styleId="Heading8Char">
    <w:name w:val="Heading 8 Char"/>
    <w:basedOn w:val="DefaultParagraphFont"/>
    <w:link w:val="Heading8"/>
    <w:uiPriority w:val="9"/>
    <w:rsid w:val="00F625B9"/>
    <w:rPr>
      <w:rFonts w:ascii="Times New Roman" w:hAnsi="Times New Roman" w:cs="Times New Roman"/>
      <w:b/>
      <w:bCs/>
      <w:sz w:val="24"/>
      <w:szCs w:val="24"/>
    </w:rPr>
  </w:style>
  <w:style w:type="paragraph" w:styleId="TableofFigures">
    <w:name w:val="table of figures"/>
    <w:basedOn w:val="Normal"/>
    <w:next w:val="Normal"/>
    <w:uiPriority w:val="99"/>
    <w:unhideWhenUsed/>
    <w:qFormat/>
    <w:rsid w:val="000E6D7C"/>
    <w:pPr>
      <w:ind w:left="440" w:hanging="440"/>
    </w:pPr>
    <w:rPr>
      <w:rFonts w:asciiTheme="minorHAnsi" w:hAnsiTheme="minorHAnsi"/>
      <w:b/>
      <w:bCs/>
      <w:sz w:val="20"/>
      <w:szCs w:val="20"/>
    </w:rPr>
  </w:style>
  <w:style w:type="paragraph" w:styleId="TOC8">
    <w:name w:val="toc 8"/>
    <w:basedOn w:val="Normal"/>
    <w:next w:val="Normal"/>
    <w:autoRedefine/>
    <w:uiPriority w:val="39"/>
    <w:unhideWhenUsed/>
    <w:rsid w:val="00F625B9"/>
    <w:pPr>
      <w:spacing w:after="100"/>
      <w:ind w:left="1540"/>
    </w:pPr>
  </w:style>
  <w:style w:type="paragraph" w:styleId="TOC7">
    <w:name w:val="toc 7"/>
    <w:basedOn w:val="Normal"/>
    <w:next w:val="Normal"/>
    <w:autoRedefine/>
    <w:uiPriority w:val="39"/>
    <w:unhideWhenUsed/>
    <w:rsid w:val="00F625B9"/>
    <w:pPr>
      <w:spacing w:after="100"/>
      <w:ind w:left="1320"/>
    </w:pPr>
  </w:style>
  <w:style w:type="paragraph" w:styleId="TOCHeading">
    <w:name w:val="TOC Heading"/>
    <w:basedOn w:val="Heading1"/>
    <w:next w:val="Normal"/>
    <w:uiPriority w:val="39"/>
    <w:unhideWhenUsed/>
    <w:qFormat/>
    <w:rsid w:val="00F625B9"/>
    <w:pPr>
      <w:numPr>
        <w:numId w:val="0"/>
      </w:numPr>
      <w:spacing w:before="240" w:line="259" w:lineRule="auto"/>
      <w:jc w:val="left"/>
      <w:outlineLvl w:val="9"/>
    </w:pPr>
    <w:rPr>
      <w:rFonts w:asciiTheme="majorHAnsi" w:eastAsiaTheme="majorEastAsia" w:hAnsiTheme="majorHAnsi" w:cstheme="majorBidi"/>
      <w:b w:val="0"/>
      <w:color w:val="365F91" w:themeColor="accent1" w:themeShade="BF"/>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487790">
      <w:bodyDiv w:val="1"/>
      <w:marLeft w:val="0"/>
      <w:marRight w:val="0"/>
      <w:marTop w:val="0"/>
      <w:marBottom w:val="0"/>
      <w:divBdr>
        <w:top w:val="none" w:sz="0" w:space="0" w:color="auto"/>
        <w:left w:val="none" w:sz="0" w:space="0" w:color="auto"/>
        <w:bottom w:val="none" w:sz="0" w:space="0" w:color="auto"/>
        <w:right w:val="none" w:sz="0" w:space="0" w:color="auto"/>
      </w:divBdr>
    </w:div>
    <w:div w:id="1688411274">
      <w:bodyDiv w:val="1"/>
      <w:marLeft w:val="0"/>
      <w:marRight w:val="0"/>
      <w:marTop w:val="0"/>
      <w:marBottom w:val="0"/>
      <w:divBdr>
        <w:top w:val="none" w:sz="0" w:space="0" w:color="auto"/>
        <w:left w:val="none" w:sz="0" w:space="0" w:color="auto"/>
        <w:bottom w:val="none" w:sz="0" w:space="0" w:color="auto"/>
        <w:right w:val="none" w:sz="0" w:space="0" w:color="auto"/>
      </w:divBdr>
    </w:div>
    <w:div w:id="1927416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eeexplore-ieee-org.ezproxy.uws.edu.au/document/9188929"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The research aims to investigate the impact of macroeconomics variables, financial data and technical factors on the stock prices of companies in the Vietnam market by randomly sampling on 19 companies on the Vietnam VN30-Index from 2012 to 2022. A panel regression model is used which examined both financial (banks and insurance institutions) and non-financial companies in the time length of 11 years in the Vietnam Stock Market. The data source of this research is primary and secondary data, which are macro-economic data and financial information for the period from the World Bank, companies' financial statements and Bank's Report. The results provide strong evidence that Inflation Rate, GDP, Net Revenue and Dividend Paid Activity is significantly correlated with companies' stock prices in the Vietnam Market. Although this paper presents divergent findings compared to other studies, it is significant that the observed correlations between macro variables, financial information, and dummy variables remain relevant to price of stocks.</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d85d98f-1fab-4595-b98c-99da8f0759d7"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FDCA2FF5861F84C88DA71B3183DF1F5" ma:contentTypeVersion="10" ma:contentTypeDescription="Create a new document." ma:contentTypeScope="" ma:versionID="7e08434235a1aea29f1f20dcbf21b423">
  <xsd:schema xmlns:xsd="http://www.w3.org/2001/XMLSchema" xmlns:xs="http://www.w3.org/2001/XMLSchema" xmlns:p="http://schemas.microsoft.com/office/2006/metadata/properties" xmlns:ns3="6d85d98f-1fab-4595-b98c-99da8f0759d7" xmlns:ns4="3a7bba53-d3dc-49cb-981f-c5c27c333a82" targetNamespace="http://schemas.microsoft.com/office/2006/metadata/properties" ma:root="true" ma:fieldsID="1c8b5e15583279b8ec19d101483e238b" ns3:_="" ns4:_="">
    <xsd:import namespace="6d85d98f-1fab-4595-b98c-99da8f0759d7"/>
    <xsd:import namespace="3a7bba53-d3dc-49cb-981f-c5c27c333a8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85d98f-1fab-4595-b98c-99da8f0759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7bba53-d3dc-49cb-981f-c5c27c333a8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A870A7-BE1A-478D-868D-951F078047C9}">
  <ds:schemaRefs>
    <ds:schemaRef ds:uri="http://schemas.microsoft.com/sharepoint/v3/contenttype/forms"/>
  </ds:schemaRefs>
</ds:datastoreItem>
</file>

<file path=customXml/itemProps3.xml><?xml version="1.0" encoding="utf-8"?>
<ds:datastoreItem xmlns:ds="http://schemas.openxmlformats.org/officeDocument/2006/customXml" ds:itemID="{11F427D2-E7CE-4043-9FE6-51898FFC12F7}">
  <ds:schemaRefs>
    <ds:schemaRef ds:uri="http://schemas.openxmlformats.org/officeDocument/2006/bibliography"/>
  </ds:schemaRefs>
</ds:datastoreItem>
</file>

<file path=customXml/itemProps4.xml><?xml version="1.0" encoding="utf-8"?>
<ds:datastoreItem xmlns:ds="http://schemas.openxmlformats.org/officeDocument/2006/customXml" ds:itemID="{CCC03B75-6AE5-4C1F-83EF-A1E863384648}">
  <ds:schemaRefs>
    <ds:schemaRef ds:uri="http://schemas.microsoft.com/office/2006/metadata/properties"/>
    <ds:schemaRef ds:uri="http://schemas.microsoft.com/office/infopath/2007/PartnerControls"/>
    <ds:schemaRef ds:uri="6d85d98f-1fab-4595-b98c-99da8f0759d7"/>
  </ds:schemaRefs>
</ds:datastoreItem>
</file>

<file path=customXml/itemProps5.xml><?xml version="1.0" encoding="utf-8"?>
<ds:datastoreItem xmlns:ds="http://schemas.openxmlformats.org/officeDocument/2006/customXml" ds:itemID="{D13A0E3C-0825-4EED-9213-932EF2D37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85d98f-1fab-4595-b98c-99da8f0759d7"/>
    <ds:schemaRef ds:uri="3a7bba53-d3dc-49cb-981f-c5c27c333a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32</Pages>
  <Words>5998</Words>
  <Characters>34195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Effect on stock price of macro and finance data.</vt:lpstr>
    </vt:vector>
  </TitlesOfParts>
  <Company/>
  <LinksUpToDate>false</LinksUpToDate>
  <CharactersWithSpaces>40113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on stock price of macro and finance data.</dc:title>
  <dc:subject/>
  <dc:creator>Anh Khoi Nguyen, Pham Bao Nhi Luc, Le Anh Quan Dao, Hoang Ngoc Anh Bui, Pham Van Anh Ngo</dc:creator>
  <cp:keywords/>
  <cp:lastModifiedBy>Alice Bui</cp:lastModifiedBy>
  <cp:revision>195</cp:revision>
  <dcterms:created xsi:type="dcterms:W3CDTF">2023-12-01T20:02:00Z</dcterms:created>
  <dcterms:modified xsi:type="dcterms:W3CDTF">2026-04-29T16:38:00Z</dcterms:modified>
  <cp:category>Economic and Financial Modelling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0x0101005FDCA2FF5861F84C88DA71B3183DF1F5</vt:lpwstr>
  </property>
</Properties>
</file>